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xml" ContentType="application/vnd.ms-office.intelligenc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C58DF" w:rsidRDefault="00606428">
      <w:pPr>
        <w:pStyle w:val="Heading1"/>
        <w:numPr>
          <w:ilvl w:val="0"/>
          <w:numId w:val="14"/>
        </w:numPr>
      </w:pPr>
      <w:bookmarkStart w:id="0" w:name="_6orvkvqttavz" w:colFirst="0" w:colLast="0"/>
      <w:bookmarkEnd w:id="0"/>
      <w:r>
        <w:t>Cover Page</w:t>
      </w:r>
    </w:p>
    <w:p w14:paraId="00000002" w14:textId="77777777" w:rsidR="003C58DF" w:rsidRDefault="003C58DF">
      <w:pPr>
        <w:pStyle w:val="Heading1"/>
        <w:sectPr w:rsidR="003C58DF">
          <w:headerReference w:type="default" r:id="rId10"/>
          <w:footerReference w:type="default" r:id="rId11"/>
          <w:pgSz w:w="12240" w:h="15840"/>
          <w:pgMar w:top="1440" w:right="1440" w:bottom="1440" w:left="1440" w:header="720" w:footer="720" w:gutter="0"/>
          <w:pgNumType w:start="1"/>
          <w:cols w:space="720"/>
        </w:sectPr>
      </w:pPr>
      <w:bookmarkStart w:id="1" w:name="_vduiy7i2xds4" w:colFirst="0" w:colLast="0"/>
      <w:bookmarkEnd w:id="1"/>
    </w:p>
    <w:p w14:paraId="00000003" w14:textId="77777777" w:rsidR="003C58DF" w:rsidRDefault="00606428">
      <w:pPr>
        <w:pStyle w:val="Heading1"/>
        <w:numPr>
          <w:ilvl w:val="0"/>
          <w:numId w:val="14"/>
        </w:numPr>
      </w:pPr>
      <w:bookmarkStart w:id="2" w:name="_qpst6compiey" w:colFirst="0" w:colLast="0"/>
      <w:bookmarkEnd w:id="2"/>
      <w:r>
        <w:lastRenderedPageBreak/>
        <w:t>Table of Contents</w:t>
      </w:r>
    </w:p>
    <w:p w14:paraId="00000004" w14:textId="77777777" w:rsidR="003C58DF" w:rsidRDefault="003C58DF">
      <w:pPr>
        <w:pStyle w:val="Heading2"/>
      </w:pPr>
      <w:bookmarkStart w:id="3" w:name="_tziumb545qco" w:colFirst="0" w:colLast="0"/>
      <w:bookmarkEnd w:id="3"/>
    </w:p>
    <w:p w14:paraId="00000005" w14:textId="77777777" w:rsidR="003C58DF" w:rsidRDefault="003C58DF"/>
    <w:p w14:paraId="00000006" w14:textId="77777777" w:rsidR="003C58DF" w:rsidRDefault="003C58DF">
      <w:pPr>
        <w:sectPr w:rsidR="003C58DF">
          <w:headerReference w:type="default" r:id="rId12"/>
          <w:footerReference w:type="default" r:id="rId13"/>
          <w:pgSz w:w="12240" w:h="15840"/>
          <w:pgMar w:top="1440" w:right="1440" w:bottom="1440" w:left="1440" w:header="720" w:footer="720" w:gutter="0"/>
          <w:cols w:space="720"/>
        </w:sectPr>
      </w:pPr>
    </w:p>
    <w:p w14:paraId="00000007" w14:textId="7F948694" w:rsidR="003C58DF" w:rsidRDefault="52827552" w:rsidP="52827552">
      <w:pPr>
        <w:pStyle w:val="Heading1"/>
        <w:rPr>
          <w:highlight w:val="yellow"/>
        </w:rPr>
      </w:pPr>
      <w:bookmarkStart w:id="4" w:name="_nlv6rh390e9q"/>
      <w:bookmarkEnd w:id="4"/>
      <w:r>
        <w:lastRenderedPageBreak/>
        <w:t xml:space="preserve">C. Executive Summary </w:t>
      </w:r>
    </w:p>
    <w:p w14:paraId="4C3861C1" w14:textId="53967C65" w:rsidR="003C58DF" w:rsidRDefault="52827552" w:rsidP="52827552">
      <w:pPr>
        <w:jc w:val="center"/>
      </w:pPr>
      <w:r w:rsidRPr="52827552">
        <w:rPr>
          <w:b/>
          <w:bCs/>
          <w:color w:val="222222"/>
          <w:u w:val="single"/>
          <w:lang w:val="en-US"/>
        </w:rPr>
        <w:t>Executive Summary of BIRD Project Proposal</w:t>
      </w:r>
    </w:p>
    <w:p w14:paraId="5C98203B" w14:textId="2E1E0A70" w:rsidR="003C58DF" w:rsidRDefault="52827552">
      <w:r w:rsidRPr="52827552">
        <w:rPr>
          <w:color w:val="222222"/>
          <w:lang w:val="en-US"/>
        </w:rPr>
        <w:t xml:space="preserve"> </w:t>
      </w:r>
    </w:p>
    <w:tbl>
      <w:tblPr>
        <w:tblW w:w="0" w:type="auto"/>
        <w:tblLayout w:type="fixed"/>
        <w:tblLook w:val="04A0" w:firstRow="1" w:lastRow="0" w:firstColumn="1" w:lastColumn="0" w:noHBand="0" w:noVBand="1"/>
      </w:tblPr>
      <w:tblGrid>
        <w:gridCol w:w="4018"/>
        <w:gridCol w:w="2605"/>
        <w:gridCol w:w="2737"/>
      </w:tblGrid>
      <w:tr w:rsidR="52827552" w14:paraId="0ED8B3FB" w14:textId="77777777" w:rsidTr="52827552">
        <w:trPr>
          <w:trHeight w:val="570"/>
        </w:trPr>
        <w:tc>
          <w:tcPr>
            <w:tcW w:w="4018" w:type="dxa"/>
            <w:tcBorders>
              <w:top w:val="single" w:sz="8" w:space="0" w:color="auto"/>
              <w:left w:val="single" w:sz="8" w:space="0" w:color="auto"/>
              <w:bottom w:val="single" w:sz="8" w:space="0" w:color="auto"/>
              <w:right w:val="single" w:sz="8" w:space="0" w:color="auto"/>
            </w:tcBorders>
            <w:vAlign w:val="center"/>
          </w:tcPr>
          <w:p w14:paraId="5ABBD39E" w14:textId="7C3481BD" w:rsidR="52827552" w:rsidRDefault="52827552">
            <w:r w:rsidRPr="52827552">
              <w:rPr>
                <w:color w:val="222222"/>
                <w:lang w:val="en-US"/>
              </w:rPr>
              <w:t xml:space="preserve"> </w:t>
            </w:r>
          </w:p>
        </w:tc>
        <w:tc>
          <w:tcPr>
            <w:tcW w:w="2605" w:type="dxa"/>
            <w:tcBorders>
              <w:top w:val="single" w:sz="8" w:space="0" w:color="auto"/>
              <w:left w:val="single" w:sz="8" w:space="0" w:color="auto"/>
              <w:bottom w:val="single" w:sz="8" w:space="0" w:color="auto"/>
              <w:right w:val="single" w:sz="8" w:space="0" w:color="auto"/>
            </w:tcBorders>
            <w:vAlign w:val="center"/>
          </w:tcPr>
          <w:p w14:paraId="01031567" w14:textId="2FA2C9E2" w:rsidR="52827552" w:rsidRDefault="52827552" w:rsidP="52827552">
            <w:pPr>
              <w:jc w:val="center"/>
            </w:pPr>
            <w:r w:rsidRPr="52827552">
              <w:rPr>
                <w:b/>
                <w:bCs/>
                <w:color w:val="222222"/>
                <w:lang w:val="en-US"/>
              </w:rPr>
              <w:t>Israeli Company</w:t>
            </w:r>
          </w:p>
        </w:tc>
        <w:tc>
          <w:tcPr>
            <w:tcW w:w="2737" w:type="dxa"/>
            <w:tcBorders>
              <w:top w:val="single" w:sz="8" w:space="0" w:color="auto"/>
              <w:left w:val="single" w:sz="8" w:space="0" w:color="auto"/>
              <w:bottom w:val="single" w:sz="8" w:space="0" w:color="auto"/>
              <w:right w:val="single" w:sz="8" w:space="0" w:color="auto"/>
            </w:tcBorders>
            <w:vAlign w:val="center"/>
          </w:tcPr>
          <w:p w14:paraId="6800BEF5" w14:textId="1EB76540" w:rsidR="52827552" w:rsidRDefault="52827552" w:rsidP="52827552">
            <w:pPr>
              <w:jc w:val="center"/>
            </w:pPr>
            <w:r w:rsidRPr="52827552">
              <w:rPr>
                <w:b/>
                <w:bCs/>
                <w:color w:val="222222"/>
                <w:lang w:val="en-US"/>
              </w:rPr>
              <w:t>U.S. Company</w:t>
            </w:r>
          </w:p>
        </w:tc>
      </w:tr>
      <w:tr w:rsidR="52827552" w14:paraId="26BB8403"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vAlign w:val="center"/>
          </w:tcPr>
          <w:p w14:paraId="42FC548F" w14:textId="438AC99B" w:rsidR="52827552" w:rsidRDefault="52827552">
            <w:commentRangeStart w:id="5"/>
            <w:r w:rsidRPr="52827552">
              <w:rPr>
                <w:rFonts w:ascii="Roboto" w:eastAsia="Roboto" w:hAnsi="Roboto" w:cs="Roboto"/>
                <w:color w:val="222222"/>
                <w:sz w:val="18"/>
                <w:szCs w:val="18"/>
                <w:lang w:val="en-US"/>
              </w:rPr>
              <w:t>Full</w:t>
            </w:r>
            <w:commentRangeEnd w:id="5"/>
            <w:r w:rsidR="00E858B9">
              <w:rPr>
                <w:rStyle w:val="CommentReference"/>
                <w:rFonts w:asciiTheme="minorHAnsi" w:eastAsiaTheme="minorHAnsi" w:hAnsiTheme="minorHAnsi" w:cstheme="minorBidi"/>
                <w:lang w:val="en-US" w:eastAsia="en-US"/>
              </w:rPr>
              <w:commentReference w:id="5"/>
            </w:r>
            <w:r w:rsidRPr="52827552">
              <w:rPr>
                <w:rFonts w:ascii="Roboto" w:eastAsia="Roboto" w:hAnsi="Roboto" w:cs="Roboto"/>
                <w:color w:val="222222"/>
                <w:sz w:val="18"/>
                <w:szCs w:val="18"/>
                <w:lang w:val="en-US"/>
              </w:rPr>
              <w:t xml:space="preserve"> company name (as appears on the Certificate of Incorporation)</w:t>
            </w:r>
          </w:p>
        </w:tc>
        <w:tc>
          <w:tcPr>
            <w:tcW w:w="2605" w:type="dxa"/>
            <w:tcBorders>
              <w:top w:val="single" w:sz="8" w:space="0" w:color="auto"/>
              <w:left w:val="single" w:sz="8" w:space="0" w:color="auto"/>
              <w:bottom w:val="single" w:sz="8" w:space="0" w:color="auto"/>
              <w:right w:val="single" w:sz="8" w:space="0" w:color="auto"/>
            </w:tcBorders>
            <w:vAlign w:val="center"/>
          </w:tcPr>
          <w:p w14:paraId="32C38EDD" w14:textId="0D8F0501" w:rsidR="52827552" w:rsidRDefault="52827552" w:rsidP="52827552">
            <w:pPr>
              <w:jc w:val="center"/>
            </w:pPr>
            <w:r w:rsidRPr="52827552">
              <w:rPr>
                <w:rFonts w:ascii="Roboto" w:eastAsia="Roboto" w:hAnsi="Roboto" w:cs="Roboto"/>
                <w:color w:val="000000" w:themeColor="text1"/>
                <w:lang w:val="en-US"/>
              </w:rPr>
              <w:t>Sayiqan Ltd.</w:t>
            </w:r>
          </w:p>
        </w:tc>
        <w:tc>
          <w:tcPr>
            <w:tcW w:w="2737" w:type="dxa"/>
            <w:tcBorders>
              <w:top w:val="single" w:sz="8" w:space="0" w:color="auto"/>
              <w:left w:val="single" w:sz="8" w:space="0" w:color="auto"/>
              <w:bottom w:val="single" w:sz="8" w:space="0" w:color="auto"/>
              <w:right w:val="single" w:sz="8" w:space="0" w:color="auto"/>
            </w:tcBorders>
            <w:vAlign w:val="center"/>
          </w:tcPr>
          <w:p w14:paraId="0FD49F9E" w14:textId="609EEC18" w:rsidR="52827552" w:rsidRDefault="52827552" w:rsidP="52827552">
            <w:pPr>
              <w:jc w:val="center"/>
            </w:pPr>
            <w:r w:rsidRPr="52827552">
              <w:rPr>
                <w:rFonts w:ascii="Roboto" w:eastAsia="Roboto" w:hAnsi="Roboto" w:cs="Roboto"/>
                <w:color w:val="222222"/>
                <w:lang w:val="en-US"/>
              </w:rPr>
              <w:t>Franz Inc.</w:t>
            </w:r>
          </w:p>
        </w:tc>
      </w:tr>
      <w:tr w:rsidR="52827552" w14:paraId="13BE6D7F" w14:textId="77777777" w:rsidTr="52827552">
        <w:trPr>
          <w:trHeight w:val="765"/>
        </w:trPr>
        <w:tc>
          <w:tcPr>
            <w:tcW w:w="4018" w:type="dxa"/>
            <w:tcBorders>
              <w:top w:val="single" w:sz="8" w:space="0" w:color="auto"/>
              <w:left w:val="single" w:sz="8" w:space="0" w:color="auto"/>
              <w:bottom w:val="single" w:sz="8" w:space="0" w:color="auto"/>
              <w:right w:val="single" w:sz="8" w:space="0" w:color="auto"/>
            </w:tcBorders>
            <w:vAlign w:val="center"/>
          </w:tcPr>
          <w:p w14:paraId="46DA0AC9" w14:textId="7AD4A1D3" w:rsidR="52827552" w:rsidRDefault="52827552">
            <w:r w:rsidRPr="52827552">
              <w:rPr>
                <w:rFonts w:ascii="Roboto" w:eastAsia="Roboto" w:hAnsi="Roboto" w:cs="Roboto"/>
                <w:color w:val="222222"/>
                <w:sz w:val="18"/>
                <w:szCs w:val="18"/>
                <w:lang w:val="en-US"/>
              </w:rPr>
              <w:t>Company locations (headquarters and relevant division address, including full street address, state, city, zip code) –</w:t>
            </w:r>
          </w:p>
          <w:p w14:paraId="66D9727C" w14:textId="4F363921" w:rsidR="52827552" w:rsidRDefault="52827552">
            <w:r w:rsidRPr="52827552">
              <w:rPr>
                <w:rFonts w:ascii="Roboto" w:eastAsia="Roboto" w:hAnsi="Roboto" w:cs="Roboto"/>
                <w:color w:val="222222"/>
                <w:sz w:val="18"/>
                <w:szCs w:val="18"/>
                <w:lang w:val="en-US"/>
              </w:rPr>
              <w:t>not only P.O. Box</w:t>
            </w:r>
          </w:p>
        </w:tc>
        <w:tc>
          <w:tcPr>
            <w:tcW w:w="2605" w:type="dxa"/>
            <w:tcBorders>
              <w:top w:val="single" w:sz="8" w:space="0" w:color="auto"/>
              <w:left w:val="single" w:sz="8" w:space="0" w:color="auto"/>
              <w:bottom w:val="single" w:sz="8" w:space="0" w:color="auto"/>
              <w:right w:val="single" w:sz="8" w:space="0" w:color="auto"/>
            </w:tcBorders>
            <w:vAlign w:val="center"/>
          </w:tcPr>
          <w:p w14:paraId="128726E1" w14:textId="34928364" w:rsidR="52827552" w:rsidRDefault="52827552" w:rsidP="52827552">
            <w:pPr>
              <w:jc w:val="center"/>
            </w:pPr>
            <w:r w:rsidRPr="52827552">
              <w:rPr>
                <w:rFonts w:ascii="Roboto" w:eastAsia="Roboto" w:hAnsi="Roboto" w:cs="Roboto"/>
                <w:color w:val="000000" w:themeColor="text1"/>
                <w:lang w:val="en-US"/>
              </w:rPr>
              <w:t>154 Menachem, Begin Rd.</w:t>
            </w:r>
          </w:p>
          <w:p w14:paraId="25E95898" w14:textId="6DB1E760" w:rsidR="52827552" w:rsidRDefault="52827552" w:rsidP="52827552">
            <w:pPr>
              <w:jc w:val="center"/>
            </w:pPr>
            <w:r w:rsidRPr="52827552">
              <w:rPr>
                <w:rFonts w:ascii="Roboto" w:eastAsia="Roboto" w:hAnsi="Roboto" w:cs="Roboto"/>
                <w:color w:val="000000" w:themeColor="text1"/>
                <w:lang w:val="en-US"/>
              </w:rPr>
              <w:t>Tel-Aviv 6492107</w:t>
            </w:r>
          </w:p>
          <w:p w14:paraId="78AE4357" w14:textId="4ACA4964" w:rsidR="52827552" w:rsidRDefault="52827552" w:rsidP="52827552">
            <w:pPr>
              <w:jc w:val="center"/>
            </w:pPr>
            <w:r w:rsidRPr="52827552">
              <w:rPr>
                <w:rFonts w:ascii="Roboto" w:eastAsia="Roboto" w:hAnsi="Roboto" w:cs="Roboto"/>
                <w:color w:val="000000" w:themeColor="text1"/>
                <w:lang w:val="en-US"/>
              </w:rPr>
              <w:t>Israel</w:t>
            </w:r>
          </w:p>
        </w:tc>
        <w:tc>
          <w:tcPr>
            <w:tcW w:w="2737" w:type="dxa"/>
            <w:tcBorders>
              <w:top w:val="single" w:sz="8" w:space="0" w:color="auto"/>
              <w:left w:val="single" w:sz="8" w:space="0" w:color="auto"/>
              <w:bottom w:val="single" w:sz="8" w:space="0" w:color="auto"/>
              <w:right w:val="single" w:sz="8" w:space="0" w:color="auto"/>
            </w:tcBorders>
            <w:vAlign w:val="center"/>
          </w:tcPr>
          <w:p w14:paraId="036ADC2E" w14:textId="5C58EB6A" w:rsidR="52827552" w:rsidRDefault="52827552" w:rsidP="52827552">
            <w:pPr>
              <w:jc w:val="center"/>
            </w:pPr>
            <w:r w:rsidRPr="52827552">
              <w:rPr>
                <w:rFonts w:ascii="Roboto" w:eastAsia="Roboto" w:hAnsi="Roboto" w:cs="Roboto"/>
                <w:color w:val="222222"/>
                <w:lang w:val="en-US"/>
              </w:rPr>
              <w:t>3685 Mt. Diablo Blvd, Suite 300, Lafayette CA 94549 USA</w:t>
            </w:r>
          </w:p>
        </w:tc>
      </w:tr>
      <w:tr w:rsidR="52827552" w14:paraId="721AC10E" w14:textId="77777777" w:rsidTr="52827552">
        <w:trPr>
          <w:trHeight w:val="270"/>
        </w:trPr>
        <w:tc>
          <w:tcPr>
            <w:tcW w:w="4018" w:type="dxa"/>
            <w:tcBorders>
              <w:top w:val="single" w:sz="8" w:space="0" w:color="auto"/>
              <w:left w:val="single" w:sz="8" w:space="0" w:color="auto"/>
              <w:bottom w:val="single" w:sz="8" w:space="0" w:color="auto"/>
              <w:right w:val="single" w:sz="8" w:space="0" w:color="auto"/>
            </w:tcBorders>
          </w:tcPr>
          <w:p w14:paraId="5CF871FF" w14:textId="71DD221C" w:rsidR="52827552" w:rsidRPr="00927168" w:rsidRDefault="52827552">
            <w:pPr>
              <w:rPr>
                <w:rtl/>
              </w:rPr>
            </w:pPr>
            <w:r w:rsidRPr="52827552">
              <w:rPr>
                <w:rFonts w:ascii="Roboto" w:eastAsia="Roboto" w:hAnsi="Roboto" w:cs="Roboto"/>
                <w:color w:val="222222"/>
                <w:sz w:val="18"/>
                <w:szCs w:val="18"/>
                <w:lang w:val="en-US"/>
              </w:rPr>
              <w:t>Company website</w:t>
            </w:r>
          </w:p>
        </w:tc>
        <w:tc>
          <w:tcPr>
            <w:tcW w:w="2605" w:type="dxa"/>
            <w:tcBorders>
              <w:top w:val="single" w:sz="8" w:space="0" w:color="auto"/>
              <w:left w:val="single" w:sz="8" w:space="0" w:color="auto"/>
              <w:bottom w:val="single" w:sz="8" w:space="0" w:color="auto"/>
              <w:right w:val="single" w:sz="8" w:space="0" w:color="auto"/>
            </w:tcBorders>
          </w:tcPr>
          <w:p w14:paraId="66093EA6" w14:textId="638B92C6" w:rsidR="52827552" w:rsidRDefault="52827552" w:rsidP="52827552">
            <w:pPr>
              <w:jc w:val="center"/>
            </w:pPr>
            <w:r w:rsidRPr="52827552">
              <w:rPr>
                <w:rFonts w:ascii="Roboto" w:eastAsia="Roboto" w:hAnsi="Roboto" w:cs="Roboto"/>
                <w:color w:val="000000" w:themeColor="text1"/>
                <w:lang w:val="en-US"/>
              </w:rPr>
              <w:t>None</w:t>
            </w:r>
          </w:p>
        </w:tc>
        <w:tc>
          <w:tcPr>
            <w:tcW w:w="2737" w:type="dxa"/>
            <w:tcBorders>
              <w:top w:val="single" w:sz="8" w:space="0" w:color="auto"/>
              <w:left w:val="single" w:sz="8" w:space="0" w:color="auto"/>
              <w:bottom w:val="single" w:sz="8" w:space="0" w:color="auto"/>
              <w:right w:val="single" w:sz="8" w:space="0" w:color="auto"/>
            </w:tcBorders>
          </w:tcPr>
          <w:p w14:paraId="22648FF0" w14:textId="1B6C9C28" w:rsidR="52827552" w:rsidRDefault="00652D9B" w:rsidP="52827552">
            <w:pPr>
              <w:jc w:val="center"/>
            </w:pPr>
            <w:hyperlink>
              <w:r w:rsidR="52827552" w:rsidRPr="52827552">
                <w:rPr>
                  <w:rStyle w:val="Hyperlink"/>
                  <w:rFonts w:ascii="Roboto" w:eastAsia="Roboto" w:hAnsi="Roboto" w:cs="Roboto"/>
                  <w:lang w:val="en-US"/>
                </w:rPr>
                <w:t>www.franz.com</w:t>
              </w:r>
            </w:hyperlink>
          </w:p>
        </w:tc>
      </w:tr>
      <w:tr w:rsidR="52827552" w14:paraId="1F7E455B"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4A4ADBAF" w14:textId="338DB289" w:rsidR="52827552" w:rsidRDefault="52827552">
            <w:r w:rsidRPr="52827552">
              <w:rPr>
                <w:rFonts w:ascii="Roboto" w:eastAsia="Roboto" w:hAnsi="Roboto" w:cs="Roboto"/>
                <w:color w:val="222222"/>
                <w:sz w:val="18"/>
                <w:szCs w:val="18"/>
                <w:lang w:val="en-US"/>
              </w:rPr>
              <w:t>Year established</w:t>
            </w:r>
          </w:p>
        </w:tc>
        <w:tc>
          <w:tcPr>
            <w:tcW w:w="2605" w:type="dxa"/>
            <w:tcBorders>
              <w:top w:val="single" w:sz="8" w:space="0" w:color="auto"/>
              <w:left w:val="single" w:sz="8" w:space="0" w:color="auto"/>
              <w:bottom w:val="single" w:sz="8" w:space="0" w:color="auto"/>
              <w:right w:val="single" w:sz="8" w:space="0" w:color="auto"/>
            </w:tcBorders>
          </w:tcPr>
          <w:p w14:paraId="3874FC98" w14:textId="33226BD7" w:rsidR="52827552" w:rsidRDefault="52827552" w:rsidP="52827552">
            <w:pPr>
              <w:jc w:val="center"/>
            </w:pPr>
            <w:r w:rsidRPr="52827552">
              <w:rPr>
                <w:rFonts w:ascii="Roboto" w:eastAsia="Roboto" w:hAnsi="Roboto" w:cs="Roboto"/>
                <w:color w:val="000000" w:themeColor="text1"/>
                <w:lang w:val="en-US"/>
              </w:rPr>
              <w:t>2013</w:t>
            </w:r>
          </w:p>
        </w:tc>
        <w:tc>
          <w:tcPr>
            <w:tcW w:w="2737" w:type="dxa"/>
            <w:tcBorders>
              <w:top w:val="single" w:sz="8" w:space="0" w:color="auto"/>
              <w:left w:val="single" w:sz="8" w:space="0" w:color="auto"/>
              <w:bottom w:val="single" w:sz="8" w:space="0" w:color="auto"/>
              <w:right w:val="single" w:sz="8" w:space="0" w:color="auto"/>
            </w:tcBorders>
          </w:tcPr>
          <w:p w14:paraId="40393B1C" w14:textId="13F40806" w:rsidR="52827552" w:rsidRDefault="52827552" w:rsidP="52827552">
            <w:pPr>
              <w:jc w:val="center"/>
            </w:pPr>
            <w:r w:rsidRPr="52827552">
              <w:rPr>
                <w:rFonts w:ascii="Roboto" w:eastAsia="Roboto" w:hAnsi="Roboto" w:cs="Roboto"/>
                <w:color w:val="222222"/>
                <w:lang w:val="en-US"/>
              </w:rPr>
              <w:t>1984</w:t>
            </w:r>
          </w:p>
        </w:tc>
      </w:tr>
      <w:tr w:rsidR="52827552" w14:paraId="64FB6A87"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19C5060C" w14:textId="3C9246CD" w:rsidR="52827552" w:rsidRDefault="52827552">
            <w:r w:rsidRPr="52827552">
              <w:rPr>
                <w:rFonts w:ascii="Roboto" w:eastAsia="Roboto" w:hAnsi="Roboto" w:cs="Roboto"/>
                <w:color w:val="222222"/>
                <w:sz w:val="18"/>
                <w:szCs w:val="18"/>
                <w:lang w:val="en-US"/>
              </w:rPr>
              <w:t xml:space="preserve">Revenues: most recent fiscal year </w:t>
            </w:r>
            <w:commentRangeStart w:id="7"/>
            <w:r w:rsidRPr="52827552">
              <w:rPr>
                <w:rFonts w:ascii="Roboto" w:eastAsia="Roboto" w:hAnsi="Roboto" w:cs="Roboto"/>
                <w:color w:val="222222"/>
                <w:sz w:val="18"/>
                <w:szCs w:val="18"/>
                <w:lang w:val="en-US"/>
              </w:rPr>
              <w:t>_____</w:t>
            </w:r>
            <w:commentRangeEnd w:id="7"/>
            <w:r w:rsidR="00E858B9">
              <w:rPr>
                <w:rStyle w:val="CommentReference"/>
                <w:rFonts w:asciiTheme="minorHAnsi" w:eastAsiaTheme="minorHAnsi" w:hAnsiTheme="minorHAnsi" w:cstheme="minorBidi"/>
                <w:rtl/>
                <w:lang w:val="en-US" w:eastAsia="en-US"/>
              </w:rPr>
              <w:commentReference w:id="7"/>
            </w:r>
          </w:p>
        </w:tc>
        <w:tc>
          <w:tcPr>
            <w:tcW w:w="2605" w:type="dxa"/>
            <w:tcBorders>
              <w:top w:val="single" w:sz="8" w:space="0" w:color="auto"/>
              <w:left w:val="single" w:sz="8" w:space="0" w:color="auto"/>
              <w:bottom w:val="single" w:sz="8" w:space="0" w:color="auto"/>
              <w:right w:val="single" w:sz="8" w:space="0" w:color="auto"/>
            </w:tcBorders>
          </w:tcPr>
          <w:p w14:paraId="37C86B0E" w14:textId="1AEB95D3" w:rsidR="52827552" w:rsidRDefault="52827552" w:rsidP="52827552">
            <w:pPr>
              <w:jc w:val="center"/>
            </w:pPr>
            <w:r w:rsidRPr="52827552">
              <w:rPr>
                <w:rFonts w:ascii="Roboto" w:eastAsia="Roboto" w:hAnsi="Roboto" w:cs="Roboto"/>
                <w:color w:val="222222"/>
                <w:sz w:val="18"/>
                <w:szCs w:val="18"/>
                <w:lang w:val="en-US"/>
              </w:rPr>
              <w:t>$      2   million</w:t>
            </w:r>
          </w:p>
        </w:tc>
        <w:tc>
          <w:tcPr>
            <w:tcW w:w="2737" w:type="dxa"/>
            <w:tcBorders>
              <w:top w:val="single" w:sz="8" w:space="0" w:color="auto"/>
              <w:left w:val="single" w:sz="8" w:space="0" w:color="auto"/>
              <w:bottom w:val="single" w:sz="8" w:space="0" w:color="auto"/>
              <w:right w:val="single" w:sz="8" w:space="0" w:color="auto"/>
            </w:tcBorders>
          </w:tcPr>
          <w:p w14:paraId="3AD178EE" w14:textId="7532D5CB" w:rsidR="52827552" w:rsidRDefault="52827552" w:rsidP="52827552">
            <w:pPr>
              <w:jc w:val="center"/>
            </w:pPr>
            <w:r w:rsidRPr="52827552">
              <w:rPr>
                <w:rFonts w:ascii="Roboto" w:eastAsia="Roboto" w:hAnsi="Roboto" w:cs="Roboto"/>
                <w:color w:val="222222"/>
                <w:lang w:val="en-US"/>
              </w:rPr>
              <w:t>$        4.3 million</w:t>
            </w:r>
          </w:p>
        </w:tc>
      </w:tr>
      <w:tr w:rsidR="52827552" w14:paraId="1656A1B0" w14:textId="77777777" w:rsidTr="52827552">
        <w:trPr>
          <w:trHeight w:val="270"/>
        </w:trPr>
        <w:tc>
          <w:tcPr>
            <w:tcW w:w="4018" w:type="dxa"/>
            <w:tcBorders>
              <w:top w:val="single" w:sz="8" w:space="0" w:color="auto"/>
              <w:left w:val="single" w:sz="8" w:space="0" w:color="auto"/>
              <w:bottom w:val="single" w:sz="8" w:space="0" w:color="auto"/>
              <w:right w:val="single" w:sz="8" w:space="0" w:color="auto"/>
            </w:tcBorders>
          </w:tcPr>
          <w:p w14:paraId="1BEC62BD" w14:textId="7774D6D7" w:rsidR="52827552" w:rsidRDefault="52827552">
            <w:r w:rsidRPr="52827552">
              <w:rPr>
                <w:rFonts w:ascii="Roboto" w:eastAsia="Roboto" w:hAnsi="Roboto" w:cs="Roboto"/>
                <w:color w:val="222222"/>
                <w:sz w:val="18"/>
                <w:szCs w:val="18"/>
                <w:lang w:val="en-US"/>
              </w:rPr>
              <w:t>Increase / (Decrease) over previous year</w:t>
            </w:r>
          </w:p>
        </w:tc>
        <w:tc>
          <w:tcPr>
            <w:tcW w:w="2605" w:type="dxa"/>
            <w:tcBorders>
              <w:top w:val="single" w:sz="8" w:space="0" w:color="auto"/>
              <w:left w:val="single" w:sz="8" w:space="0" w:color="auto"/>
              <w:bottom w:val="single" w:sz="8" w:space="0" w:color="auto"/>
              <w:right w:val="single" w:sz="8" w:space="0" w:color="auto"/>
            </w:tcBorders>
          </w:tcPr>
          <w:p w14:paraId="51910C53" w14:textId="56928FD8" w:rsidR="52827552" w:rsidRDefault="52827552" w:rsidP="52827552">
            <w:pPr>
              <w:jc w:val="center"/>
            </w:pPr>
            <w:r w:rsidRPr="52827552">
              <w:rPr>
                <w:rFonts w:ascii="Roboto" w:eastAsia="Roboto" w:hAnsi="Roboto" w:cs="Roboto"/>
                <w:color w:val="222222"/>
                <w:sz w:val="18"/>
                <w:szCs w:val="18"/>
                <w:lang w:val="en-US"/>
              </w:rPr>
              <w:t>25 % increase</w:t>
            </w:r>
          </w:p>
        </w:tc>
        <w:tc>
          <w:tcPr>
            <w:tcW w:w="2737" w:type="dxa"/>
            <w:tcBorders>
              <w:top w:val="single" w:sz="8" w:space="0" w:color="auto"/>
              <w:left w:val="single" w:sz="8" w:space="0" w:color="auto"/>
              <w:bottom w:val="single" w:sz="8" w:space="0" w:color="auto"/>
              <w:right w:val="single" w:sz="8" w:space="0" w:color="auto"/>
            </w:tcBorders>
          </w:tcPr>
          <w:p w14:paraId="3936AD38" w14:textId="55A7C9B4" w:rsidR="52827552" w:rsidRDefault="52827552" w:rsidP="52827552">
            <w:pPr>
              <w:jc w:val="center"/>
            </w:pPr>
            <w:r w:rsidRPr="52827552">
              <w:rPr>
                <w:rFonts w:ascii="Roboto" w:eastAsia="Roboto" w:hAnsi="Roboto" w:cs="Roboto"/>
                <w:color w:val="222222"/>
                <w:lang w:val="en-US"/>
              </w:rPr>
              <w:t>50%</w:t>
            </w:r>
          </w:p>
        </w:tc>
      </w:tr>
      <w:tr w:rsidR="52827552" w14:paraId="763B6CFF"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5667F3BF" w14:textId="7E90C38D" w:rsidR="52827552" w:rsidRDefault="52827552">
            <w:r w:rsidRPr="52827552">
              <w:rPr>
                <w:rFonts w:ascii="Roboto" w:eastAsia="Roboto" w:hAnsi="Roboto" w:cs="Roboto"/>
                <w:color w:val="222222"/>
                <w:sz w:val="18"/>
                <w:szCs w:val="18"/>
                <w:lang w:val="en-US"/>
              </w:rPr>
              <w:t>Number of employees</w:t>
            </w:r>
          </w:p>
        </w:tc>
        <w:tc>
          <w:tcPr>
            <w:tcW w:w="2605" w:type="dxa"/>
            <w:tcBorders>
              <w:top w:val="single" w:sz="8" w:space="0" w:color="auto"/>
              <w:left w:val="single" w:sz="8" w:space="0" w:color="auto"/>
              <w:bottom w:val="single" w:sz="8" w:space="0" w:color="auto"/>
              <w:right w:val="single" w:sz="8" w:space="0" w:color="auto"/>
            </w:tcBorders>
          </w:tcPr>
          <w:p w14:paraId="339204BF" w14:textId="168ACFA6" w:rsidR="52827552" w:rsidRDefault="52827552" w:rsidP="52827552">
            <w:pPr>
              <w:jc w:val="center"/>
            </w:pPr>
            <w:r w:rsidRPr="52827552">
              <w:rPr>
                <w:rFonts w:ascii="Roboto" w:eastAsia="Roboto" w:hAnsi="Roboto" w:cs="Roboto"/>
                <w:color w:val="000000" w:themeColor="text1"/>
                <w:lang w:val="en-US"/>
              </w:rPr>
              <w:t>26</w:t>
            </w:r>
          </w:p>
        </w:tc>
        <w:tc>
          <w:tcPr>
            <w:tcW w:w="2737" w:type="dxa"/>
            <w:tcBorders>
              <w:top w:val="single" w:sz="8" w:space="0" w:color="auto"/>
              <w:left w:val="single" w:sz="8" w:space="0" w:color="auto"/>
              <w:bottom w:val="single" w:sz="8" w:space="0" w:color="auto"/>
              <w:right w:val="single" w:sz="8" w:space="0" w:color="auto"/>
            </w:tcBorders>
          </w:tcPr>
          <w:p w14:paraId="7F97F070" w14:textId="1F65A812" w:rsidR="52827552" w:rsidRDefault="52827552" w:rsidP="52827552">
            <w:pPr>
              <w:jc w:val="center"/>
            </w:pPr>
            <w:r w:rsidRPr="52827552">
              <w:rPr>
                <w:rFonts w:ascii="Roboto" w:eastAsia="Roboto" w:hAnsi="Roboto" w:cs="Roboto"/>
                <w:color w:val="222222"/>
                <w:lang w:val="en-US"/>
              </w:rPr>
              <w:t>25</w:t>
            </w:r>
          </w:p>
        </w:tc>
      </w:tr>
      <w:tr w:rsidR="52827552" w14:paraId="49073A80"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7CBD8F3C" w14:textId="7F8DEB8C" w:rsidR="52827552" w:rsidRDefault="52827552">
            <w:r w:rsidRPr="52827552">
              <w:rPr>
                <w:rFonts w:ascii="Roboto" w:eastAsia="Roboto" w:hAnsi="Roboto" w:cs="Roboto"/>
                <w:color w:val="222222"/>
                <w:sz w:val="18"/>
                <w:szCs w:val="18"/>
                <w:lang w:val="en-US"/>
              </w:rPr>
              <w:t>Ownership (Public / Private)</w:t>
            </w:r>
          </w:p>
        </w:tc>
        <w:tc>
          <w:tcPr>
            <w:tcW w:w="2605" w:type="dxa"/>
            <w:tcBorders>
              <w:top w:val="single" w:sz="8" w:space="0" w:color="auto"/>
              <w:left w:val="single" w:sz="8" w:space="0" w:color="auto"/>
              <w:bottom w:val="single" w:sz="8" w:space="0" w:color="auto"/>
              <w:right w:val="single" w:sz="8" w:space="0" w:color="auto"/>
            </w:tcBorders>
          </w:tcPr>
          <w:p w14:paraId="582E1210" w14:textId="787A763C" w:rsidR="52827552" w:rsidRDefault="52827552" w:rsidP="52827552">
            <w:pPr>
              <w:jc w:val="center"/>
            </w:pPr>
            <w:r w:rsidRPr="52827552">
              <w:rPr>
                <w:rFonts w:ascii="Roboto" w:eastAsia="Roboto" w:hAnsi="Roboto" w:cs="Roboto"/>
                <w:color w:val="000000" w:themeColor="text1"/>
                <w:lang w:val="en-US"/>
              </w:rPr>
              <w:t>Private</w:t>
            </w:r>
          </w:p>
        </w:tc>
        <w:tc>
          <w:tcPr>
            <w:tcW w:w="2737" w:type="dxa"/>
            <w:tcBorders>
              <w:top w:val="single" w:sz="8" w:space="0" w:color="auto"/>
              <w:left w:val="single" w:sz="8" w:space="0" w:color="auto"/>
              <w:bottom w:val="single" w:sz="8" w:space="0" w:color="auto"/>
              <w:right w:val="single" w:sz="8" w:space="0" w:color="auto"/>
            </w:tcBorders>
          </w:tcPr>
          <w:p w14:paraId="255758DF" w14:textId="7F0BE043" w:rsidR="52827552" w:rsidRDefault="52827552" w:rsidP="52827552">
            <w:pPr>
              <w:jc w:val="center"/>
            </w:pPr>
            <w:r w:rsidRPr="52827552">
              <w:rPr>
                <w:rFonts w:ascii="Roboto" w:eastAsia="Roboto" w:hAnsi="Roboto" w:cs="Roboto"/>
                <w:color w:val="222222"/>
                <w:lang w:val="en-US"/>
              </w:rPr>
              <w:t>Private</w:t>
            </w:r>
          </w:p>
        </w:tc>
      </w:tr>
      <w:tr w:rsidR="52827552" w14:paraId="52B5A2FF"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vAlign w:val="center"/>
          </w:tcPr>
          <w:p w14:paraId="2A696290" w14:textId="1FA1BB4F" w:rsidR="52827552" w:rsidRDefault="52827552">
            <w:r w:rsidRPr="52827552">
              <w:rPr>
                <w:rFonts w:ascii="Roboto" w:eastAsia="Roboto" w:hAnsi="Roboto" w:cs="Roboto"/>
                <w:color w:val="222222"/>
                <w:sz w:val="18"/>
                <w:szCs w:val="18"/>
                <w:lang w:val="en-US"/>
              </w:rPr>
              <w:t xml:space="preserve">For private companies: comprehensive list of investors </w:t>
            </w:r>
            <w:r w:rsidRPr="52827552">
              <w:rPr>
                <w:rFonts w:ascii="Roboto" w:eastAsia="Roboto" w:hAnsi="Roboto" w:cs="Roboto"/>
                <w:color w:val="222222"/>
                <w:sz w:val="14"/>
                <w:szCs w:val="14"/>
                <w:lang w:val="en-US"/>
              </w:rPr>
              <w:t>(may be sent to BIRD separately)</w:t>
            </w:r>
          </w:p>
        </w:tc>
        <w:tc>
          <w:tcPr>
            <w:tcW w:w="2605" w:type="dxa"/>
            <w:tcBorders>
              <w:top w:val="single" w:sz="8" w:space="0" w:color="auto"/>
              <w:left w:val="single" w:sz="8" w:space="0" w:color="auto"/>
              <w:bottom w:val="single" w:sz="8" w:space="0" w:color="auto"/>
              <w:right w:val="single" w:sz="8" w:space="0" w:color="auto"/>
            </w:tcBorders>
            <w:vAlign w:val="center"/>
          </w:tcPr>
          <w:p w14:paraId="34148FFF" w14:textId="085FCCE3" w:rsidR="52827552" w:rsidRDefault="52827552" w:rsidP="52827552">
            <w:pPr>
              <w:jc w:val="center"/>
            </w:pPr>
            <w:commentRangeStart w:id="8"/>
            <w:r w:rsidRPr="52827552">
              <w:rPr>
                <w:rFonts w:ascii="Roboto" w:eastAsia="Roboto" w:hAnsi="Roboto" w:cs="Roboto"/>
                <w:color w:val="000000" w:themeColor="text1"/>
                <w:lang w:val="en-US"/>
              </w:rPr>
              <w:t>None</w:t>
            </w:r>
          </w:p>
        </w:tc>
        <w:tc>
          <w:tcPr>
            <w:tcW w:w="2737" w:type="dxa"/>
            <w:tcBorders>
              <w:top w:val="single" w:sz="8" w:space="0" w:color="auto"/>
              <w:left w:val="single" w:sz="8" w:space="0" w:color="auto"/>
              <w:bottom w:val="single" w:sz="8" w:space="0" w:color="auto"/>
              <w:right w:val="single" w:sz="8" w:space="0" w:color="auto"/>
            </w:tcBorders>
            <w:vAlign w:val="center"/>
          </w:tcPr>
          <w:p w14:paraId="39BF47DA" w14:textId="20E04AFE" w:rsidR="52827552" w:rsidRDefault="52827552" w:rsidP="52827552">
            <w:pPr>
              <w:jc w:val="center"/>
            </w:pPr>
            <w:r w:rsidRPr="52827552">
              <w:rPr>
                <w:rFonts w:ascii="Roboto" w:eastAsia="Roboto" w:hAnsi="Roboto" w:cs="Roboto"/>
                <w:color w:val="222222"/>
                <w:lang w:val="en-US"/>
              </w:rPr>
              <w:t>None</w:t>
            </w:r>
            <w:commentRangeEnd w:id="8"/>
            <w:r w:rsidR="00E858B9">
              <w:rPr>
                <w:rStyle w:val="CommentReference"/>
                <w:rFonts w:asciiTheme="minorHAnsi" w:eastAsiaTheme="minorHAnsi" w:hAnsiTheme="minorHAnsi" w:cstheme="minorBidi"/>
                <w:lang w:val="en-US" w:eastAsia="en-US"/>
              </w:rPr>
              <w:commentReference w:id="8"/>
            </w:r>
          </w:p>
        </w:tc>
      </w:tr>
      <w:tr w:rsidR="52827552" w14:paraId="49C340E5" w14:textId="77777777" w:rsidTr="52827552">
        <w:trPr>
          <w:trHeight w:val="510"/>
        </w:trPr>
        <w:tc>
          <w:tcPr>
            <w:tcW w:w="4018" w:type="dxa"/>
            <w:tcBorders>
              <w:top w:val="single" w:sz="8" w:space="0" w:color="auto"/>
              <w:left w:val="single" w:sz="8" w:space="0" w:color="auto"/>
              <w:bottom w:val="single" w:sz="8" w:space="0" w:color="auto"/>
              <w:right w:val="single" w:sz="8" w:space="0" w:color="auto"/>
            </w:tcBorders>
            <w:vAlign w:val="center"/>
          </w:tcPr>
          <w:p w14:paraId="319BD4CE" w14:textId="1103552C" w:rsidR="52827552" w:rsidRDefault="52827552">
            <w:r w:rsidRPr="52827552">
              <w:rPr>
                <w:rFonts w:ascii="Roboto" w:eastAsia="Roboto" w:hAnsi="Roboto" w:cs="Roboto"/>
                <w:color w:val="222222"/>
                <w:sz w:val="18"/>
                <w:szCs w:val="18"/>
                <w:lang w:val="en-US"/>
              </w:rPr>
              <w:t>Percentage ownership of the company by the other company</w:t>
            </w:r>
          </w:p>
        </w:tc>
        <w:tc>
          <w:tcPr>
            <w:tcW w:w="2605" w:type="dxa"/>
            <w:tcBorders>
              <w:top w:val="single" w:sz="8" w:space="0" w:color="auto"/>
              <w:left w:val="single" w:sz="8" w:space="0" w:color="auto"/>
              <w:bottom w:val="single" w:sz="8" w:space="0" w:color="auto"/>
              <w:right w:val="single" w:sz="8" w:space="0" w:color="auto"/>
            </w:tcBorders>
            <w:vAlign w:val="center"/>
          </w:tcPr>
          <w:p w14:paraId="36AAB13A" w14:textId="14BE2660" w:rsidR="52827552" w:rsidRDefault="52827552" w:rsidP="52827552">
            <w:pPr>
              <w:jc w:val="center"/>
            </w:pPr>
            <w:r w:rsidRPr="52827552">
              <w:rPr>
                <w:rFonts w:ascii="Roboto" w:eastAsia="Roboto" w:hAnsi="Roboto" w:cs="Roboto"/>
                <w:color w:val="000000" w:themeColor="text1"/>
                <w:lang w:val="en-US"/>
              </w:rPr>
              <w:t>None</w:t>
            </w:r>
          </w:p>
        </w:tc>
        <w:tc>
          <w:tcPr>
            <w:tcW w:w="2737" w:type="dxa"/>
            <w:tcBorders>
              <w:top w:val="single" w:sz="8" w:space="0" w:color="auto"/>
              <w:left w:val="single" w:sz="8" w:space="0" w:color="auto"/>
              <w:bottom w:val="single" w:sz="8" w:space="0" w:color="auto"/>
              <w:right w:val="single" w:sz="8" w:space="0" w:color="auto"/>
            </w:tcBorders>
            <w:vAlign w:val="center"/>
          </w:tcPr>
          <w:p w14:paraId="7494CC8D" w14:textId="69285F02" w:rsidR="52827552" w:rsidRDefault="52827552" w:rsidP="52827552">
            <w:pPr>
              <w:jc w:val="center"/>
            </w:pPr>
            <w:r w:rsidRPr="52827552">
              <w:rPr>
                <w:rFonts w:ascii="Roboto" w:eastAsia="Roboto" w:hAnsi="Roboto" w:cs="Roboto"/>
                <w:color w:val="222222"/>
                <w:lang w:val="en-US"/>
              </w:rPr>
              <w:t>None</w:t>
            </w:r>
          </w:p>
        </w:tc>
      </w:tr>
      <w:tr w:rsidR="52827552" w14:paraId="760326CB"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1524FD95" w14:textId="516D758D" w:rsidR="52827552" w:rsidRDefault="52827552">
            <w:r w:rsidRPr="52827552">
              <w:rPr>
                <w:rFonts w:ascii="Roboto" w:eastAsia="Roboto" w:hAnsi="Roboto" w:cs="Roboto"/>
                <w:color w:val="222222"/>
                <w:sz w:val="18"/>
                <w:szCs w:val="18"/>
                <w:lang w:val="en-US"/>
              </w:rPr>
              <w:t>Relationship of the companies –</w:t>
            </w:r>
          </w:p>
          <w:p w14:paraId="6E180BEB" w14:textId="1226C794" w:rsidR="52827552" w:rsidRDefault="52827552" w:rsidP="52827552">
            <w:pPr>
              <w:pStyle w:val="ListParagraph"/>
              <w:numPr>
                <w:ilvl w:val="0"/>
                <w:numId w:val="9"/>
              </w:numPr>
              <w:rPr>
                <w:rFonts w:eastAsiaTheme="minorEastAsia"/>
                <w:color w:val="222222"/>
                <w:sz w:val="18"/>
                <w:szCs w:val="18"/>
              </w:rPr>
            </w:pPr>
            <w:r w:rsidRPr="52827552">
              <w:rPr>
                <w:rFonts w:ascii="Roboto" w:eastAsia="Roboto" w:hAnsi="Roboto" w:cs="Roboto"/>
                <w:color w:val="222222"/>
                <w:sz w:val="18"/>
                <w:szCs w:val="18"/>
              </w:rPr>
              <w:t>Parent/Subsidiary</w:t>
            </w:r>
          </w:p>
          <w:p w14:paraId="02B16C08" w14:textId="5FE56D3A" w:rsidR="52827552" w:rsidRDefault="52827552" w:rsidP="52827552">
            <w:pPr>
              <w:pStyle w:val="ListParagraph"/>
              <w:numPr>
                <w:ilvl w:val="0"/>
                <w:numId w:val="9"/>
              </w:numPr>
              <w:rPr>
                <w:rFonts w:eastAsiaTheme="minorEastAsia"/>
                <w:color w:val="222222"/>
                <w:sz w:val="18"/>
                <w:szCs w:val="18"/>
              </w:rPr>
            </w:pPr>
            <w:r w:rsidRPr="52827552">
              <w:rPr>
                <w:rFonts w:ascii="Roboto" w:eastAsia="Roboto" w:hAnsi="Roboto" w:cs="Roboto"/>
                <w:color w:val="222222"/>
                <w:sz w:val="18"/>
                <w:szCs w:val="18"/>
              </w:rPr>
              <w:t>Common Ownership</w:t>
            </w:r>
          </w:p>
          <w:p w14:paraId="079D1733" w14:textId="780544E2" w:rsidR="52827552" w:rsidRDefault="52827552" w:rsidP="52827552">
            <w:pPr>
              <w:pStyle w:val="ListParagraph"/>
              <w:numPr>
                <w:ilvl w:val="0"/>
                <w:numId w:val="9"/>
              </w:numPr>
              <w:rPr>
                <w:rFonts w:eastAsiaTheme="minorEastAsia"/>
                <w:color w:val="222222"/>
                <w:sz w:val="18"/>
                <w:szCs w:val="18"/>
              </w:rPr>
            </w:pPr>
            <w:r w:rsidRPr="52827552">
              <w:rPr>
                <w:rFonts w:ascii="Roboto" w:eastAsia="Roboto" w:hAnsi="Roboto" w:cs="Roboto"/>
                <w:color w:val="222222"/>
                <w:sz w:val="18"/>
                <w:szCs w:val="18"/>
              </w:rPr>
              <w:t>No common relationship</w:t>
            </w:r>
          </w:p>
          <w:p w14:paraId="04B91F02" w14:textId="6BBC94C8" w:rsidR="52827552" w:rsidRDefault="52827552" w:rsidP="52827552">
            <w:pPr>
              <w:pStyle w:val="ListParagraph"/>
              <w:numPr>
                <w:ilvl w:val="0"/>
                <w:numId w:val="9"/>
              </w:numPr>
              <w:rPr>
                <w:rFonts w:eastAsiaTheme="minorEastAsia"/>
                <w:color w:val="222222"/>
                <w:sz w:val="18"/>
                <w:szCs w:val="18"/>
              </w:rPr>
            </w:pPr>
            <w:r w:rsidRPr="52827552">
              <w:rPr>
                <w:rFonts w:ascii="Roboto" w:eastAsia="Roboto" w:hAnsi="Roboto" w:cs="Roboto"/>
                <w:color w:val="222222"/>
                <w:sz w:val="18"/>
                <w:szCs w:val="18"/>
              </w:rPr>
              <w:t>Other</w:t>
            </w:r>
          </w:p>
        </w:tc>
        <w:tc>
          <w:tcPr>
            <w:tcW w:w="5342" w:type="dxa"/>
            <w:gridSpan w:val="2"/>
            <w:tcBorders>
              <w:top w:val="single" w:sz="8" w:space="0" w:color="auto"/>
              <w:left w:val="single" w:sz="8" w:space="0" w:color="auto"/>
              <w:bottom w:val="single" w:sz="8" w:space="0" w:color="auto"/>
              <w:right w:val="single" w:sz="8" w:space="0" w:color="auto"/>
            </w:tcBorders>
            <w:vAlign w:val="center"/>
          </w:tcPr>
          <w:p w14:paraId="262DE264" w14:textId="237A69CD" w:rsidR="52827552" w:rsidRDefault="52827552" w:rsidP="52827552">
            <w:pPr>
              <w:jc w:val="center"/>
            </w:pPr>
            <w:r w:rsidRPr="52827552">
              <w:rPr>
                <w:rFonts w:ascii="Roboto" w:eastAsia="Roboto" w:hAnsi="Roboto" w:cs="Roboto"/>
                <w:color w:val="000000" w:themeColor="text1"/>
                <w:lang w:val="en-US"/>
              </w:rPr>
              <w:t>No common relationship</w:t>
            </w:r>
          </w:p>
        </w:tc>
      </w:tr>
      <w:tr w:rsidR="52827552" w14:paraId="366E46AB" w14:textId="77777777" w:rsidTr="52827552">
        <w:trPr>
          <w:trHeight w:val="255"/>
        </w:trPr>
        <w:tc>
          <w:tcPr>
            <w:tcW w:w="4018" w:type="dxa"/>
            <w:tcBorders>
              <w:top w:val="single" w:sz="8" w:space="0" w:color="auto"/>
              <w:left w:val="single" w:sz="8" w:space="0" w:color="auto"/>
              <w:bottom w:val="single" w:sz="8" w:space="0" w:color="auto"/>
              <w:right w:val="single" w:sz="8" w:space="0" w:color="auto"/>
            </w:tcBorders>
          </w:tcPr>
          <w:p w14:paraId="65FA508D" w14:textId="49190001" w:rsidR="52827552" w:rsidRDefault="52827552">
            <w:r w:rsidRPr="52827552">
              <w:rPr>
                <w:rFonts w:ascii="Roboto" w:eastAsia="Roboto" w:hAnsi="Roboto" w:cs="Roboto"/>
                <w:color w:val="222222"/>
                <w:sz w:val="18"/>
                <w:szCs w:val="18"/>
                <w:lang w:val="en-US"/>
              </w:rPr>
              <w:t>Number of previous BIRD projects</w:t>
            </w:r>
          </w:p>
        </w:tc>
        <w:tc>
          <w:tcPr>
            <w:tcW w:w="2605" w:type="dxa"/>
            <w:tcBorders>
              <w:top w:val="single" w:sz="8" w:space="0" w:color="auto"/>
              <w:left w:val="single" w:sz="8" w:space="0" w:color="auto"/>
              <w:bottom w:val="single" w:sz="8" w:space="0" w:color="auto"/>
              <w:right w:val="single" w:sz="8" w:space="0" w:color="auto"/>
            </w:tcBorders>
          </w:tcPr>
          <w:p w14:paraId="21655572" w14:textId="3D4B8679" w:rsidR="52827552" w:rsidRDefault="52827552" w:rsidP="52827552">
            <w:pPr>
              <w:jc w:val="center"/>
            </w:pPr>
            <w:r w:rsidRPr="52827552">
              <w:rPr>
                <w:rFonts w:ascii="Roboto" w:eastAsia="Roboto" w:hAnsi="Roboto" w:cs="Roboto"/>
                <w:color w:val="000000" w:themeColor="text1"/>
                <w:lang w:val="en-US"/>
              </w:rPr>
              <w:t>None</w:t>
            </w:r>
          </w:p>
        </w:tc>
        <w:tc>
          <w:tcPr>
            <w:tcW w:w="2737" w:type="dxa"/>
            <w:tcBorders>
              <w:top w:val="nil"/>
              <w:left w:val="single" w:sz="8" w:space="0" w:color="auto"/>
              <w:bottom w:val="single" w:sz="8" w:space="0" w:color="auto"/>
              <w:right w:val="single" w:sz="8" w:space="0" w:color="auto"/>
            </w:tcBorders>
          </w:tcPr>
          <w:p w14:paraId="1C6953FA" w14:textId="745A314D" w:rsidR="52827552" w:rsidRDefault="52827552" w:rsidP="52827552">
            <w:pPr>
              <w:jc w:val="center"/>
            </w:pPr>
            <w:r w:rsidRPr="52827552">
              <w:rPr>
                <w:rFonts w:ascii="Roboto" w:eastAsia="Roboto" w:hAnsi="Roboto" w:cs="Roboto"/>
                <w:color w:val="222222"/>
                <w:lang w:val="en-US"/>
              </w:rPr>
              <w:t>None</w:t>
            </w:r>
          </w:p>
        </w:tc>
      </w:tr>
    </w:tbl>
    <w:p w14:paraId="4978372B" w14:textId="1030F137" w:rsidR="003C58DF" w:rsidRDefault="52827552">
      <w:r w:rsidRPr="52827552">
        <w:rPr>
          <w:color w:val="222222"/>
          <w:lang w:val="en-US"/>
        </w:rPr>
        <w:t xml:space="preserve"> </w:t>
      </w:r>
    </w:p>
    <w:tbl>
      <w:tblPr>
        <w:tblW w:w="0" w:type="auto"/>
        <w:tblLayout w:type="fixed"/>
        <w:tblLook w:val="04A0" w:firstRow="1" w:lastRow="0" w:firstColumn="1" w:lastColumn="0" w:noHBand="0" w:noVBand="1"/>
      </w:tblPr>
      <w:tblGrid>
        <w:gridCol w:w="4215"/>
        <w:gridCol w:w="2415"/>
      </w:tblGrid>
      <w:tr w:rsidR="52827552" w14:paraId="5480A1E7" w14:textId="77777777" w:rsidTr="52827552">
        <w:tc>
          <w:tcPr>
            <w:tcW w:w="4215" w:type="dxa"/>
            <w:tcBorders>
              <w:top w:val="single" w:sz="8" w:space="0" w:color="auto"/>
              <w:left w:val="single" w:sz="8" w:space="0" w:color="auto"/>
              <w:bottom w:val="single" w:sz="8" w:space="0" w:color="auto"/>
              <w:right w:val="single" w:sz="8" w:space="0" w:color="auto"/>
            </w:tcBorders>
            <w:vAlign w:val="bottom"/>
          </w:tcPr>
          <w:p w14:paraId="159CF45E" w14:textId="10B7981D" w:rsidR="52827552" w:rsidRDefault="52827552">
            <w:r w:rsidRPr="52827552">
              <w:rPr>
                <w:rFonts w:ascii="Roboto" w:eastAsia="Roboto" w:hAnsi="Roboto" w:cs="Roboto"/>
                <w:color w:val="222222"/>
                <w:sz w:val="18"/>
                <w:szCs w:val="18"/>
                <w:lang w:val="en-US"/>
              </w:rPr>
              <w:t>Israeli Company Registration Number</w:t>
            </w:r>
          </w:p>
        </w:tc>
        <w:tc>
          <w:tcPr>
            <w:tcW w:w="2415" w:type="dxa"/>
            <w:tcBorders>
              <w:top w:val="single" w:sz="8" w:space="0" w:color="auto"/>
              <w:left w:val="single" w:sz="8" w:space="0" w:color="auto"/>
              <w:bottom w:val="single" w:sz="8" w:space="0" w:color="auto"/>
              <w:right w:val="single" w:sz="8" w:space="0" w:color="auto"/>
            </w:tcBorders>
          </w:tcPr>
          <w:p w14:paraId="42920721" w14:textId="12514D77" w:rsidR="52827552" w:rsidRDefault="52827552">
            <w:r w:rsidRPr="52827552">
              <w:rPr>
                <w:rFonts w:ascii="Roboto" w:eastAsia="Roboto" w:hAnsi="Roboto" w:cs="Roboto"/>
                <w:color w:val="000000" w:themeColor="text1"/>
                <w:lang w:val="en-US"/>
              </w:rPr>
              <w:t>514886233</w:t>
            </w:r>
          </w:p>
        </w:tc>
      </w:tr>
      <w:tr w:rsidR="52827552" w14:paraId="627F9381" w14:textId="77777777" w:rsidTr="52827552">
        <w:tc>
          <w:tcPr>
            <w:tcW w:w="4215" w:type="dxa"/>
            <w:tcBorders>
              <w:top w:val="single" w:sz="8" w:space="0" w:color="auto"/>
              <w:left w:val="single" w:sz="8" w:space="0" w:color="auto"/>
              <w:bottom w:val="single" w:sz="8" w:space="0" w:color="auto"/>
              <w:right w:val="single" w:sz="8" w:space="0" w:color="auto"/>
            </w:tcBorders>
            <w:vAlign w:val="bottom"/>
          </w:tcPr>
          <w:p w14:paraId="15505BEA" w14:textId="451CE983" w:rsidR="52827552" w:rsidRDefault="52827552">
            <w:r w:rsidRPr="52827552">
              <w:rPr>
                <w:rFonts w:ascii="Roboto" w:eastAsia="Roboto" w:hAnsi="Roboto" w:cs="Roboto"/>
                <w:color w:val="222222"/>
                <w:sz w:val="18"/>
                <w:szCs w:val="18"/>
                <w:lang w:val="en-US"/>
              </w:rPr>
              <w:t>U.S. Company DUNS Number</w:t>
            </w:r>
          </w:p>
        </w:tc>
        <w:tc>
          <w:tcPr>
            <w:tcW w:w="2415" w:type="dxa"/>
            <w:tcBorders>
              <w:top w:val="single" w:sz="8" w:space="0" w:color="auto"/>
              <w:left w:val="single" w:sz="8" w:space="0" w:color="auto"/>
              <w:bottom w:val="single" w:sz="8" w:space="0" w:color="auto"/>
              <w:right w:val="single" w:sz="8" w:space="0" w:color="auto"/>
            </w:tcBorders>
          </w:tcPr>
          <w:p w14:paraId="715E32EA" w14:textId="57FA6FBD" w:rsidR="52827552" w:rsidRDefault="52827552">
            <w:r w:rsidRPr="52827552">
              <w:rPr>
                <w:rFonts w:ascii="Roboto" w:eastAsia="Roboto" w:hAnsi="Roboto" w:cs="Roboto"/>
                <w:color w:val="222222"/>
                <w:lang w:val="en-US"/>
              </w:rPr>
              <w:t>118184829</w:t>
            </w:r>
          </w:p>
        </w:tc>
      </w:tr>
    </w:tbl>
    <w:p w14:paraId="60A392C0" w14:textId="0F31E5CA" w:rsidR="003C58DF" w:rsidRDefault="52827552">
      <w:r w:rsidRPr="52827552">
        <w:rPr>
          <w:color w:val="222222"/>
          <w:lang w:val="en-US"/>
        </w:rPr>
        <w:t xml:space="preserve"> </w:t>
      </w:r>
    </w:p>
    <w:p w14:paraId="48D90B2C" w14:textId="78AC5868" w:rsidR="003C58DF" w:rsidRDefault="52827552" w:rsidP="52827552">
      <w:pPr>
        <w:pStyle w:val="ListParagraph"/>
        <w:numPr>
          <w:ilvl w:val="0"/>
          <w:numId w:val="7"/>
        </w:numPr>
        <w:spacing w:line="276" w:lineRule="auto"/>
        <w:rPr>
          <w:rFonts w:ascii="Arial" w:eastAsia="Arial" w:hAnsi="Arial" w:cs="Arial"/>
          <w:i/>
          <w:iCs/>
          <w:lang w:val="en"/>
        </w:rPr>
      </w:pPr>
      <w:r w:rsidRPr="52827552">
        <w:rPr>
          <w:rFonts w:ascii="Arial" w:eastAsia="Arial" w:hAnsi="Arial" w:cs="Arial"/>
          <w:i/>
          <w:iCs/>
          <w:lang w:val="en"/>
        </w:rPr>
        <w:t>Abstract:</w:t>
      </w:r>
    </w:p>
    <w:p w14:paraId="5A7B2304" w14:textId="15DC4E5E" w:rsidR="003C58DF" w:rsidRDefault="52827552" w:rsidP="52827552">
      <w:commentRangeStart w:id="9"/>
      <w:r w:rsidRPr="52827552">
        <w:t xml:space="preserve">Companies and brands </w:t>
      </w:r>
      <w:commentRangeEnd w:id="9"/>
      <w:r w:rsidR="0079592C">
        <w:rPr>
          <w:rStyle w:val="CommentReference"/>
          <w:rFonts w:asciiTheme="minorHAnsi" w:eastAsiaTheme="minorHAnsi" w:hAnsiTheme="minorHAnsi" w:cstheme="minorBidi"/>
          <w:lang w:val="en-US" w:eastAsia="en-US"/>
        </w:rPr>
        <w:commentReference w:id="9"/>
      </w:r>
      <w:r w:rsidRPr="52827552">
        <w:t xml:space="preserve">are often subject to </w:t>
      </w:r>
      <w:commentRangeStart w:id="10"/>
      <w:r w:rsidRPr="52827552">
        <w:t>negative online campaigns</w:t>
      </w:r>
      <w:commentRangeEnd w:id="10"/>
      <w:r w:rsidR="003C58DF">
        <w:rPr>
          <w:rStyle w:val="CommentReference"/>
        </w:rPr>
        <w:commentReference w:id="10"/>
      </w:r>
      <w:r w:rsidRPr="52827552">
        <w:t>, either intentionally by hostile competitors or due to unintentional misstatements, with potentially significant economic and reputational consequences. The proposed project will develop defensive or preventive capabilities to counter such attacks on social media. Occasionally, there are positive online discourses that companies may want to amplify. The same tool can be used for such a purpose as well.</w:t>
      </w:r>
    </w:p>
    <w:p w14:paraId="0167EE5F" w14:textId="6DCCF5C9" w:rsidR="003C58DF" w:rsidRDefault="52827552" w:rsidP="52827552">
      <w:r w:rsidRPr="52827552">
        <w:t xml:space="preserve">Identifying the existence of such a campaign is a complex process because of the huge volume of discourse on social media and the variety of media platforms, most of which may be benevolent, irrelevant or insignificant. The proposed system will filter through the massive </w:t>
      </w:r>
      <w:r w:rsidRPr="52827552">
        <w:lastRenderedPageBreak/>
        <w:t>noises to pick out consequential discourse waves at the earliest opportunity before irreversible damages to the images of the companies or brands take root.</w:t>
      </w:r>
    </w:p>
    <w:p w14:paraId="26283476" w14:textId="2719DD8E" w:rsidR="003C58DF" w:rsidRDefault="52827552" w:rsidP="52827552">
      <w:r w:rsidRPr="52827552">
        <w:t xml:space="preserve">Furthermore, it will present </w:t>
      </w:r>
      <w:proofErr w:type="gramStart"/>
      <w:r w:rsidRPr="52827552">
        <w:t xml:space="preserve">the </w:t>
      </w:r>
      <w:commentRangeStart w:id="11"/>
      <w:r w:rsidRPr="52827552">
        <w:t xml:space="preserve"> essence</w:t>
      </w:r>
      <w:commentRangeEnd w:id="11"/>
      <w:proofErr w:type="gramEnd"/>
      <w:r w:rsidR="003C58DF">
        <w:rPr>
          <w:rStyle w:val="CommentReference"/>
        </w:rPr>
        <w:commentReference w:id="11"/>
      </w:r>
      <w:r w:rsidRPr="52827552">
        <w:t xml:space="preserve"> and potential impact of the discourse for the human users to investigate. The system will provide investigation tools for the users to explore the discourse timeline, identify its key elements, the key posts that received the most attention, and the users that helped boost the discourse (not necessarily the same users who wrote the key posts), in order to help the users to counter the possible damage of the discourse.</w:t>
      </w:r>
    </w:p>
    <w:p w14:paraId="49654BDA" w14:textId="2B670C6C" w:rsidR="003C58DF" w:rsidRDefault="52827552" w:rsidP="52827552">
      <w:pPr>
        <w:rPr>
          <w:ins w:id="12" w:author="Tal Kelem" w:date="2022-04-09T11:33:00Z"/>
        </w:rPr>
      </w:pPr>
      <w:r w:rsidRPr="52827552">
        <w:t>Additionally, the business competition can take place between companies from different countries (</w:t>
      </w:r>
      <w:commentRangeStart w:id="13"/>
      <w:r w:rsidRPr="52827552">
        <w:t>e.g., China against America</w:t>
      </w:r>
      <w:commentRangeEnd w:id="13"/>
      <w:r w:rsidR="0079592C">
        <w:rPr>
          <w:rStyle w:val="CommentReference"/>
          <w:rFonts w:asciiTheme="minorHAnsi" w:eastAsiaTheme="minorHAnsi" w:hAnsiTheme="minorHAnsi" w:cstheme="minorBidi"/>
          <w:lang w:val="en-US" w:eastAsia="en-US"/>
        </w:rPr>
        <w:commentReference w:id="13"/>
      </w:r>
      <w:r w:rsidRPr="52827552">
        <w:t>) operating in yet another country (Germany).  The system must be capable of processing huge amounts of data in several languages. For this project, we will use Twitter data feed in English. We will extend to other languages during the commercial phase as needed.</w:t>
      </w:r>
    </w:p>
    <w:p w14:paraId="2B54563D" w14:textId="76588B73" w:rsidR="00675492" w:rsidRDefault="00675492" w:rsidP="00675492">
      <w:commentRangeStart w:id="14"/>
      <w:ins w:id="15" w:author="Tal Kelem" w:date="2022-04-09T11:33:00Z">
        <w:r w:rsidRPr="00675492">
          <w:rPr>
            <w:lang w:val="en-US"/>
          </w:rPr>
          <w:t>Sayiqan</w:t>
        </w:r>
        <w:r w:rsidRPr="52827552">
          <w:rPr>
            <w:lang w:val="en-US"/>
          </w:rPr>
          <w:t xml:space="preserve"> has developed unique NLP capabilities as a core element, </w:t>
        </w:r>
        <w:commentRangeStart w:id="16"/>
        <w:r w:rsidRPr="52827552">
          <w:rPr>
            <w:lang w:val="en-US"/>
          </w:rPr>
          <w:t>interest identification of text documents in an unsupervised process</w:t>
        </w:r>
        <w:commentRangeEnd w:id="16"/>
        <w:r>
          <w:rPr>
            <w:rStyle w:val="CommentReference"/>
          </w:rPr>
          <w:commentReference w:id="16"/>
        </w:r>
        <w:r w:rsidRPr="52827552">
          <w:rPr>
            <w:lang w:val="en-US"/>
          </w:rPr>
          <w:t xml:space="preserve">. </w:t>
        </w:r>
      </w:ins>
      <w:ins w:id="17" w:author="Tal Kelem" w:date="2022-04-09T11:34:00Z">
        <w:r w:rsidRPr="00675492">
          <w:rPr>
            <w:lang w:val="en-US"/>
          </w:rPr>
          <w:t>Franz</w:t>
        </w:r>
        <w:r w:rsidRPr="52827552">
          <w:rPr>
            <w:lang w:val="en-US"/>
          </w:rPr>
          <w:t xml:space="preserve"> </w:t>
        </w:r>
        <w:r w:rsidRPr="52827552">
          <w:t>has developed a Semantic graph databases and BIG DATA processing capabilities enabling identification of social media influence campaigns.</w:t>
        </w:r>
      </w:ins>
      <w:commentRangeEnd w:id="14"/>
      <w:ins w:id="18" w:author="Tal Kelem" w:date="2022-04-09T11:35:00Z">
        <w:r>
          <w:rPr>
            <w:rStyle w:val="CommentReference"/>
            <w:rFonts w:asciiTheme="minorHAnsi" w:eastAsiaTheme="minorHAnsi" w:hAnsiTheme="minorHAnsi" w:cstheme="minorBidi"/>
            <w:lang w:val="en-US" w:eastAsia="en-US"/>
          </w:rPr>
          <w:commentReference w:id="14"/>
        </w:r>
      </w:ins>
    </w:p>
    <w:p w14:paraId="139EF524" w14:textId="4DD9D8E0" w:rsidR="003C58DF" w:rsidRDefault="52827552" w:rsidP="52827552">
      <w:pPr>
        <w:rPr>
          <w:ins w:id="19" w:author="Tal Kelem" w:date="2022-04-09T09:57:00Z"/>
        </w:rPr>
      </w:pPr>
      <w:r w:rsidRPr="52827552">
        <w:t xml:space="preserve">Sayiqan and Franz have extensive technical background and experience in related areas to develop such a system to meet the above </w:t>
      </w:r>
      <w:commentRangeStart w:id="20"/>
      <w:r w:rsidRPr="52827552">
        <w:t>challenges.</w:t>
      </w:r>
      <w:commentRangeStart w:id="21"/>
      <w:commentRangeEnd w:id="21"/>
      <w:r w:rsidR="003C58DF">
        <w:rPr>
          <w:rStyle w:val="CommentReference"/>
        </w:rPr>
        <w:commentReference w:id="21"/>
      </w:r>
      <w:commentRangeEnd w:id="20"/>
      <w:r w:rsidR="004A55B6">
        <w:rPr>
          <w:rStyle w:val="CommentReference"/>
          <w:rFonts w:asciiTheme="minorHAnsi" w:eastAsiaTheme="minorHAnsi" w:hAnsiTheme="minorHAnsi" w:cstheme="minorBidi"/>
          <w:lang w:val="en-US" w:eastAsia="en-US"/>
        </w:rPr>
        <w:commentReference w:id="20"/>
      </w:r>
    </w:p>
    <w:p w14:paraId="3961F7E5" w14:textId="77777777" w:rsidR="00E858B9" w:rsidRDefault="00E858B9" w:rsidP="52827552"/>
    <w:p w14:paraId="2D6DD44A" w14:textId="7DCA4278" w:rsidR="003C58DF" w:rsidRDefault="52827552" w:rsidP="52827552">
      <w:pPr>
        <w:pStyle w:val="ListParagraph"/>
        <w:numPr>
          <w:ilvl w:val="0"/>
          <w:numId w:val="7"/>
        </w:numPr>
        <w:spacing w:line="276" w:lineRule="auto"/>
        <w:rPr>
          <w:rFonts w:ascii="Arial" w:eastAsia="Arial" w:hAnsi="Arial" w:cs="Arial"/>
          <w:i/>
          <w:iCs/>
          <w:lang w:val="en"/>
        </w:rPr>
      </w:pPr>
      <w:proofErr w:type="spellStart"/>
      <w:r w:rsidRPr="00E858B9">
        <w:rPr>
          <w:rFonts w:ascii="Arial" w:eastAsia="Arial" w:hAnsi="Arial" w:cs="Arial"/>
          <w:i/>
          <w:iCs/>
          <w:highlight w:val="yellow"/>
          <w:lang w:val="en"/>
          <w:rPrChange w:id="22" w:author="Tal Kelem" w:date="2022-04-09T09:58:00Z">
            <w:rPr>
              <w:rFonts w:ascii="Arial" w:eastAsia="Arial" w:hAnsi="Arial" w:cs="Arial"/>
              <w:i/>
              <w:iCs/>
              <w:lang w:val="en"/>
            </w:rPr>
          </w:rPrChange>
        </w:rPr>
        <w:t>Companys</w:t>
      </w:r>
      <w:proofErr w:type="spellEnd"/>
      <w:r w:rsidRPr="52827552">
        <w:rPr>
          <w:rFonts w:ascii="Arial" w:eastAsia="Arial" w:hAnsi="Arial" w:cs="Arial"/>
          <w:i/>
          <w:iCs/>
          <w:lang w:val="en"/>
        </w:rPr>
        <w:t xml:space="preserve"> Background: </w:t>
      </w:r>
    </w:p>
    <w:p w14:paraId="33C8D36B" w14:textId="1DACDBF9" w:rsidR="003C58DF" w:rsidRDefault="52827552">
      <w:commentRangeStart w:id="23"/>
      <w:r w:rsidRPr="52827552">
        <w:rPr>
          <w:b/>
          <w:bCs/>
          <w:lang w:val="en-US"/>
        </w:rPr>
        <w:t>Sayiqan</w:t>
      </w:r>
      <w:r w:rsidRPr="52827552">
        <w:rPr>
          <w:lang w:val="en-US"/>
        </w:rPr>
        <w:t xml:space="preserve"> </w:t>
      </w:r>
      <w:commentRangeEnd w:id="23"/>
      <w:r w:rsidR="00675492">
        <w:rPr>
          <w:rStyle w:val="CommentReference"/>
          <w:rFonts w:asciiTheme="minorHAnsi" w:eastAsiaTheme="minorHAnsi" w:hAnsiTheme="minorHAnsi" w:cstheme="minorBidi"/>
          <w:lang w:val="en-US" w:eastAsia="en-US"/>
        </w:rPr>
        <w:commentReference w:id="23"/>
      </w:r>
      <w:r w:rsidRPr="52827552">
        <w:rPr>
          <w:lang w:val="en-US"/>
        </w:rPr>
        <w:t xml:space="preserve">has developed unique NLP capabilities as a core element, </w:t>
      </w:r>
      <w:commentRangeStart w:id="24"/>
      <w:r w:rsidRPr="52827552">
        <w:rPr>
          <w:lang w:val="en-US"/>
        </w:rPr>
        <w:t>interest identification of text documents in an unsupervised process</w:t>
      </w:r>
      <w:commentRangeEnd w:id="24"/>
      <w:r w:rsidR="003C58DF">
        <w:rPr>
          <w:rStyle w:val="CommentReference"/>
        </w:rPr>
        <w:commentReference w:id="24"/>
      </w:r>
      <w:r w:rsidRPr="52827552">
        <w:rPr>
          <w:lang w:val="en-US"/>
        </w:rPr>
        <w:t>.  This capability allows us to identify the topics within a discourse wave. Sayiqan employs Machine Learning (Deep Learning) classification systems, as well as a sentiment analysis system. All these innovative capabilities are essential for the proposed project.</w:t>
      </w:r>
    </w:p>
    <w:p w14:paraId="090C3991" w14:textId="31CA92A1" w:rsidR="003C58DF" w:rsidRDefault="52827552" w:rsidP="52827552">
      <w:pPr>
        <w:rPr>
          <w:lang w:val="en-US"/>
        </w:rPr>
      </w:pPr>
      <w:r w:rsidRPr="52827552">
        <w:rPr>
          <w:lang w:val="en-US"/>
        </w:rPr>
        <w:t xml:space="preserve">Sayiqan has also developed a ‘matcher’ – an innovative system automatically matching interests and needs expressed online with content providing relevant services and solutions. Sayiqan is in the process of developing two unique measurements based on </w:t>
      </w:r>
      <w:proofErr w:type="spellStart"/>
      <w:r w:rsidRPr="52827552">
        <w:rPr>
          <w:lang w:val="en-US"/>
        </w:rPr>
        <w:t>tf-idf</w:t>
      </w:r>
      <w:proofErr w:type="spellEnd"/>
      <w:r w:rsidRPr="52827552">
        <w:rPr>
          <w:lang w:val="en-US"/>
        </w:rPr>
        <w:t xml:space="preserve"> (term frequency-inverse document frequency), These measurements will help determine the dominant posts and authors influencing and boosting the discourse.</w:t>
      </w:r>
    </w:p>
    <w:p w14:paraId="0490C513" w14:textId="4CEF699B" w:rsidR="003C58DF" w:rsidRDefault="52827552">
      <w:commentRangeStart w:id="25"/>
      <w:r w:rsidRPr="52827552">
        <w:rPr>
          <w:b/>
          <w:bCs/>
          <w:lang w:val="en-US"/>
        </w:rPr>
        <w:t>Franz</w:t>
      </w:r>
      <w:commentRangeEnd w:id="25"/>
      <w:r w:rsidR="00675492">
        <w:rPr>
          <w:rStyle w:val="CommentReference"/>
          <w:rFonts w:asciiTheme="minorHAnsi" w:eastAsiaTheme="minorHAnsi" w:hAnsiTheme="minorHAnsi" w:cstheme="minorBidi"/>
          <w:lang w:val="en-US" w:eastAsia="en-US"/>
        </w:rPr>
        <w:commentReference w:id="25"/>
      </w:r>
      <w:r w:rsidRPr="52827552">
        <w:rPr>
          <w:lang w:val="en-US"/>
        </w:rPr>
        <w:t xml:space="preserve"> was self-founded in California as the original AI platform vendor and remains privately held. </w:t>
      </w:r>
      <w:r w:rsidRPr="52827552">
        <w:t xml:space="preserve">It has developed a Semantic graph databases and BIG DATA processing capabilities enabling identification of social media influence campaigns. </w:t>
      </w:r>
      <w:r w:rsidRPr="52827552">
        <w:rPr>
          <w:lang w:val="en-US"/>
        </w:rPr>
        <w:t>It has over the years helped many industrial companies develop and deploy applications using machine learning and semantic graph database technology, many of which are being used in day-to-day production. Here are samples of those commercial production cases:</w:t>
      </w:r>
    </w:p>
    <w:p w14:paraId="7A4A9C77" w14:textId="63524EFF" w:rsidR="003C58DF" w:rsidRDefault="52827552">
      <w:r w:rsidRPr="52827552">
        <w:rPr>
          <w:b/>
          <w:bCs/>
          <w:lang w:val="en-US"/>
        </w:rPr>
        <w:t>Supply Chain Risk Management at Essilor (the world’s biggest glasses manufacturer)</w:t>
      </w:r>
    </w:p>
    <w:p w14:paraId="18E3F191" w14:textId="285E6A47" w:rsidR="003C58DF" w:rsidRDefault="52827552">
      <w:r w:rsidRPr="52827552">
        <w:rPr>
          <w:lang w:val="en-US"/>
        </w:rPr>
        <w:t>Develop a cloud-based mission-critical supply chain risk management system to track thousands of complex product configurations and internal supply chains to ensure timely order fulfillment. The system has been deployed in production for several years, serving globally. Today, it handles ~100,000 concurrent queries per minute at peak hours with quick responses.</w:t>
      </w:r>
    </w:p>
    <w:p w14:paraId="1E9DDE26" w14:textId="0E393703" w:rsidR="003C58DF" w:rsidRDefault="52827552" w:rsidP="52827552">
      <w:pPr>
        <w:rPr>
          <w:b/>
          <w:bCs/>
          <w:lang w:val="en-US"/>
        </w:rPr>
      </w:pPr>
      <w:r w:rsidRPr="52827552">
        <w:rPr>
          <w:b/>
          <w:bCs/>
          <w:lang w:val="en-US"/>
        </w:rPr>
        <w:t xml:space="preserve">Real-Time Decision Support for Call Center  </w:t>
      </w:r>
    </w:p>
    <w:p w14:paraId="60722E04" w14:textId="5DC3AC9F" w:rsidR="003C58DF" w:rsidRDefault="52827552" w:rsidP="52827552">
      <w:pPr>
        <w:rPr>
          <w:lang w:val="en-US"/>
        </w:rPr>
      </w:pPr>
      <w:r w:rsidRPr="52827552">
        <w:rPr>
          <w:lang w:val="en-US"/>
        </w:rPr>
        <w:t xml:space="preserve">Apply NLP (Natural Language Processing) technology on call center call logs (transcribed through Speech Recognition system in real-time) to extract key information such as customer, </w:t>
      </w:r>
      <w:r w:rsidRPr="52827552">
        <w:rPr>
          <w:lang w:val="en-US"/>
        </w:rPr>
        <w:lastRenderedPageBreak/>
        <w:t>products, issues, etc., which, in conjunction with a company knowledge graph, provides real-time decision support for call center agents.</w:t>
      </w:r>
    </w:p>
    <w:p w14:paraId="1BF981ED" w14:textId="7F75A674" w:rsidR="003C58DF" w:rsidRDefault="52827552">
      <w:r w:rsidRPr="52827552">
        <w:rPr>
          <w:b/>
          <w:bCs/>
          <w:lang w:val="en-US"/>
        </w:rPr>
        <w:t>Predictive Healthcare Analytics at Montefiore Hospital NYC</w:t>
      </w:r>
    </w:p>
    <w:p w14:paraId="3C498737" w14:textId="54F3F43E" w:rsidR="003C58DF" w:rsidRDefault="52827552">
      <w:r w:rsidRPr="52827552">
        <w:rPr>
          <w:lang w:val="en-US"/>
        </w:rPr>
        <w:t>Integrate Electronic Medical Records of 1.8 million patients to build machine learning models that help clinical prediction for Acute Respiratory Failure, Sepsis, Heart Failure, and more.</w:t>
      </w:r>
      <w:r w:rsidRPr="52827552">
        <w:rPr>
          <w:b/>
          <w:bCs/>
          <w:lang w:val="en-US"/>
        </w:rPr>
        <w:t xml:space="preserve"> </w:t>
      </w:r>
    </w:p>
    <w:p w14:paraId="4326A02F" w14:textId="1C2FDA98" w:rsidR="003C58DF" w:rsidRDefault="52827552">
      <w:r w:rsidRPr="52827552">
        <w:rPr>
          <w:b/>
          <w:bCs/>
          <w:lang w:val="en-US"/>
        </w:rPr>
        <w:t>Industry 4.0 Machine Learning and Knowledge Automation at Kyocera Japan</w:t>
      </w:r>
    </w:p>
    <w:p w14:paraId="3BCC5B99" w14:textId="19A83912" w:rsidR="003C58DF" w:rsidRDefault="52827552">
      <w:pPr>
        <w:rPr>
          <w:ins w:id="26" w:author="Tal Kelem" w:date="2022-04-09T11:48:00Z"/>
          <w:lang w:val="en-US"/>
        </w:rPr>
      </w:pPr>
      <w:r w:rsidRPr="52827552">
        <w:rPr>
          <w:lang w:val="en-US"/>
        </w:rPr>
        <w:t xml:space="preserve">Employ machine learning to predict potential problems in ultra-high-temperature furnace from its sensor data </w:t>
      </w:r>
      <w:r w:rsidRPr="52827552">
        <w:rPr>
          <w:u w:val="single"/>
          <w:lang w:val="en-US"/>
        </w:rPr>
        <w:t>before</w:t>
      </w:r>
      <w:r w:rsidRPr="52827552">
        <w:rPr>
          <w:lang w:val="en-US"/>
        </w:rPr>
        <w:t xml:space="preserve"> machine breaking down. Encode engineering knowledge to facilitate automation.</w:t>
      </w:r>
    </w:p>
    <w:p w14:paraId="65A216F7" w14:textId="77777777" w:rsidR="00133D67" w:rsidRDefault="00133D67"/>
    <w:p w14:paraId="1EC102EA" w14:textId="63DA9BA7" w:rsidR="003C58DF" w:rsidRDefault="52827552" w:rsidP="52827552">
      <w:pPr>
        <w:pStyle w:val="ListParagraph"/>
        <w:numPr>
          <w:ilvl w:val="0"/>
          <w:numId w:val="7"/>
        </w:numPr>
        <w:spacing w:line="276" w:lineRule="auto"/>
        <w:rPr>
          <w:rFonts w:ascii="Arial" w:eastAsia="Arial" w:hAnsi="Arial" w:cs="Arial"/>
          <w:i/>
          <w:iCs/>
          <w:lang w:val="en"/>
        </w:rPr>
      </w:pPr>
      <w:r w:rsidRPr="52827552">
        <w:rPr>
          <w:rFonts w:ascii="Arial" w:eastAsia="Arial" w:hAnsi="Arial" w:cs="Arial"/>
          <w:i/>
          <w:iCs/>
          <w:lang w:val="en"/>
        </w:rPr>
        <w:t xml:space="preserve">The Innovation:  </w:t>
      </w:r>
    </w:p>
    <w:p w14:paraId="10A30E1C" w14:textId="668C22C9" w:rsidR="003C58DF" w:rsidRDefault="52827552" w:rsidP="52827552">
      <w:r w:rsidRPr="52827552">
        <w:rPr>
          <w:lang w:val="en-US"/>
        </w:rPr>
        <w:t>The proposed system will have the following innovative functions:</w:t>
      </w:r>
    </w:p>
    <w:p w14:paraId="66314071" w14:textId="30C626B1" w:rsidR="003C58DF" w:rsidRDefault="52827552" w:rsidP="52827552">
      <w:pPr>
        <w:pStyle w:val="ListParagraph"/>
        <w:numPr>
          <w:ilvl w:val="0"/>
          <w:numId w:val="8"/>
        </w:numPr>
        <w:rPr>
          <w:rFonts w:eastAsiaTheme="minorEastAsia"/>
        </w:rPr>
      </w:pPr>
      <w:r w:rsidRPr="52827552">
        <w:rPr>
          <w:rFonts w:ascii="Arial" w:eastAsia="Arial" w:hAnsi="Arial" w:cs="Arial"/>
        </w:rPr>
        <w:t>Selectively collecting posts relating to a specific company or industry in large scale</w:t>
      </w:r>
    </w:p>
    <w:p w14:paraId="1DCB5DEB" w14:textId="0110CB9F" w:rsidR="003C58DF" w:rsidRDefault="52827552" w:rsidP="52827552">
      <w:pPr>
        <w:pStyle w:val="ListParagraph"/>
        <w:numPr>
          <w:ilvl w:val="0"/>
          <w:numId w:val="8"/>
        </w:numPr>
        <w:rPr>
          <w:rFonts w:eastAsiaTheme="minorEastAsia"/>
        </w:rPr>
      </w:pPr>
      <w:r w:rsidRPr="52827552">
        <w:rPr>
          <w:rFonts w:ascii="Arial" w:eastAsia="Arial" w:hAnsi="Arial" w:cs="Arial"/>
        </w:rPr>
        <w:t xml:space="preserve">Topic analysis of a discourse </w:t>
      </w:r>
    </w:p>
    <w:p w14:paraId="5921AAD2" w14:textId="76A9B0D3" w:rsidR="003C58DF" w:rsidRDefault="52827552" w:rsidP="52827552">
      <w:pPr>
        <w:pStyle w:val="ListParagraph"/>
        <w:numPr>
          <w:ilvl w:val="0"/>
          <w:numId w:val="8"/>
        </w:numPr>
      </w:pPr>
      <w:r w:rsidRPr="52827552">
        <w:rPr>
          <w:rFonts w:ascii="Arial" w:eastAsia="Arial" w:hAnsi="Arial" w:cs="Arial"/>
        </w:rPr>
        <w:t>Construction of Cascade Graphs</w:t>
      </w:r>
    </w:p>
    <w:p w14:paraId="0C7CAE3B" w14:textId="3B0F9EF2" w:rsidR="003C58DF" w:rsidRDefault="52827552" w:rsidP="52827552">
      <w:pPr>
        <w:pStyle w:val="ListParagraph"/>
        <w:numPr>
          <w:ilvl w:val="0"/>
          <w:numId w:val="8"/>
        </w:numPr>
        <w:rPr>
          <w:rFonts w:eastAsiaTheme="minorEastAsia"/>
        </w:rPr>
      </w:pPr>
      <w:r w:rsidRPr="52827552">
        <w:rPr>
          <w:rFonts w:ascii="Arial" w:eastAsia="Arial" w:hAnsi="Arial" w:cs="Arial"/>
        </w:rPr>
        <w:t>Extracting features for identification of the Key Post(s) and Boost Author(s) to build the Backbone Graphs</w:t>
      </w:r>
    </w:p>
    <w:p w14:paraId="66F1782C" w14:textId="1EEF7C11" w:rsidR="003C58DF" w:rsidRDefault="52827552" w:rsidP="52827552">
      <w:pPr>
        <w:pStyle w:val="ListParagraph"/>
        <w:numPr>
          <w:ilvl w:val="0"/>
          <w:numId w:val="8"/>
        </w:numPr>
        <w:rPr>
          <w:rFonts w:eastAsiaTheme="minorEastAsia"/>
        </w:rPr>
      </w:pPr>
      <w:r w:rsidRPr="52827552">
        <w:rPr>
          <w:rFonts w:ascii="Arial" w:eastAsia="Arial" w:hAnsi="Arial" w:cs="Arial"/>
        </w:rPr>
        <w:t>Evaluation of resonant factors of selected discourses</w:t>
      </w:r>
    </w:p>
    <w:p w14:paraId="188CC42A" w14:textId="09EAA044" w:rsidR="003C58DF" w:rsidRDefault="52827552" w:rsidP="52827552">
      <w:r w:rsidRPr="52827552">
        <w:rPr>
          <w:lang w:val="en-US"/>
        </w:rPr>
        <w:t>So far, few attempts have been made to establish the differences between highly resonant social discourses compared to those that have received little resonance</w:t>
      </w:r>
      <w:r w:rsidRPr="00CF685A">
        <w:rPr>
          <w:b/>
          <w:bCs/>
          <w:lang w:val="en-US"/>
        </w:rPr>
        <w:t>.</w:t>
      </w:r>
    </w:p>
    <w:p w14:paraId="17871338" w14:textId="7BA3C047" w:rsidR="003C58DF" w:rsidRDefault="52827552" w:rsidP="52827552">
      <w:r w:rsidRPr="52827552">
        <w:rPr>
          <w:lang w:val="en-US"/>
        </w:rPr>
        <w:t xml:space="preserve">To explain the resonance of social discourses, we create a set of innovative metrics called Key Author and Boost Author based on the concept of </w:t>
      </w:r>
      <w:proofErr w:type="spellStart"/>
      <w:r w:rsidRPr="52827552">
        <w:rPr>
          <w:lang w:val="en-US"/>
        </w:rPr>
        <w:t>tf-idf</w:t>
      </w:r>
      <w:proofErr w:type="spellEnd"/>
      <w:r w:rsidRPr="52827552">
        <w:rPr>
          <w:lang w:val="en-US"/>
        </w:rPr>
        <w:t>. In the case of examining social discourses, we will gauge the importance of each post in a particular discourse, the users who posted the same posts and contributed greatly to the virality or resonance that the social debate has gained. A working assumption is that the participation of such authors can explain the degree of resonance that a particular social discourse will gain</w:t>
      </w:r>
      <w:r w:rsidRPr="00CF685A">
        <w:rPr>
          <w:b/>
          <w:bCs/>
          <w:lang w:val="en-US"/>
        </w:rPr>
        <w:t>.</w:t>
      </w:r>
      <w:r w:rsidRPr="52827552">
        <w:rPr>
          <w:lang w:val="en-US"/>
        </w:rPr>
        <w:t xml:space="preserve"> Based on these metrics and others we provide a tool to understand and explain the causes for the resonance of a social debate</w:t>
      </w:r>
      <w:r w:rsidRPr="00CF685A">
        <w:rPr>
          <w:b/>
          <w:bCs/>
          <w:lang w:val="en-US"/>
        </w:rPr>
        <w:t>.</w:t>
      </w:r>
    </w:p>
    <w:p w14:paraId="1D2AAE90" w14:textId="27BF264F" w:rsidR="003C58DF" w:rsidRDefault="52827552" w:rsidP="52827552">
      <w:r w:rsidRPr="52827552">
        <w:rPr>
          <w:lang w:val="en-US"/>
        </w:rPr>
        <w:t>We build the Cascade Graphs based on the follower relationship between users that participated in the social discourses collected. The vertices in Cascade Graphs are users. The edges will be defined heuristically to account for the possibility of one user posting on a particular social discussion after seeing another post</w:t>
      </w:r>
      <w:r w:rsidRPr="00CF685A">
        <w:rPr>
          <w:b/>
          <w:bCs/>
          <w:lang w:val="en-US"/>
        </w:rPr>
        <w:t>.</w:t>
      </w:r>
    </w:p>
    <w:p w14:paraId="20F61A9E" w14:textId="288BB1FB" w:rsidR="003C58DF" w:rsidRDefault="52827552" w:rsidP="52827552">
      <w:r w:rsidRPr="52827552">
        <w:rPr>
          <w:lang w:val="en-US"/>
        </w:rPr>
        <w:t>Cascade Graphs will be used later to build the Backbone Graphs of the discourses. Graphs of this kind are a condensed representation of the discourse, which highlight the activities of the Key Authors and Boost Authors within a given social discourse. Graphs such as this allow users to visualize the social discourse and to aid the investigation of the progression of the discourse</w:t>
      </w:r>
      <w:r w:rsidRPr="00CF685A">
        <w:rPr>
          <w:b/>
          <w:bCs/>
          <w:lang w:val="en-US"/>
        </w:rPr>
        <w:t>.</w:t>
      </w:r>
    </w:p>
    <w:p w14:paraId="533B6340" w14:textId="276F0649" w:rsidR="003C58DF" w:rsidRDefault="003C58DF" w:rsidP="52827552"/>
    <w:p w14:paraId="70F70483" w14:textId="2988ACD7" w:rsidR="003C58DF" w:rsidRDefault="52827552" w:rsidP="52827552">
      <w:r w:rsidRPr="52827552">
        <w:t xml:space="preserve">However, the biggest challenge for any such social network projects is the system scalability to deal with the volume and the speed of source information. For example, on average there are 6,000 tweets posted every second or 350,000 tweets per minute and 500 million tweets sent each day. The vast majority of these posts are harmless, but some malicious ones or inadvertent misstatements could bias consumer opinions. Some malevolent posts are produced by computer bots. To process such a volume and speed, the system will employ Multi-Master </w:t>
      </w:r>
      <w:r w:rsidRPr="52827552">
        <w:lastRenderedPageBreak/>
        <w:t>Replication (MMR) cluster technology that enables as many computing nodes as necessary to access a single source of truth (SSOT) without the database access bottleneck. Metadata from messages of potential interest will be extracted and stored in Semantic Graph databases within an MMR cluster.</w:t>
      </w:r>
    </w:p>
    <w:p w14:paraId="1332CE8F" w14:textId="1658011D" w:rsidR="003C58DF" w:rsidRDefault="52827552" w:rsidP="52827552">
      <w:pPr>
        <w:rPr>
          <w:ins w:id="27" w:author="Tal Kelem" w:date="2022-04-09T11:48:00Z"/>
        </w:rPr>
      </w:pPr>
      <w:r w:rsidRPr="52827552">
        <w:t xml:space="preserve">Information and ideas spread in social networks mainly through social cascades where a person follows </w:t>
      </w:r>
      <w:r w:rsidRPr="52827552">
        <w:rPr>
          <w:cs/>
        </w:rPr>
        <w:t>‎</w:t>
      </w:r>
      <w:r w:rsidRPr="52827552">
        <w:rPr>
          <w:rtl/>
          <w:cs/>
        </w:rPr>
        <w:t>an account or a hashtag</w:t>
      </w:r>
      <w:r w:rsidRPr="52827552">
        <w:rPr>
          <w:cs/>
        </w:rPr>
        <w:t xml:space="preserve">. </w:t>
      </w:r>
      <w:r w:rsidRPr="52827552">
        <w:rPr>
          <w:rtl/>
          <w:cs/>
        </w:rPr>
        <w:t xml:space="preserve">The information diffusion process in social networks has been studied for a long </w:t>
      </w:r>
      <w:r w:rsidRPr="52827552">
        <w:rPr>
          <w:rtl/>
        </w:rPr>
        <w:t>‎</w:t>
      </w:r>
      <w:r w:rsidRPr="52827552">
        <w:t xml:space="preserve">time. It is sometimes modeled as a contagion process where people are infected by an idea transmitted by </w:t>
      </w:r>
      <w:r w:rsidRPr="52827552">
        <w:rPr>
          <w:cs/>
        </w:rPr>
        <w:t>‎</w:t>
      </w:r>
      <w:r w:rsidRPr="52827552">
        <w:rPr>
          <w:rtl/>
          <w:cs/>
        </w:rPr>
        <w:t>other people</w:t>
      </w:r>
      <w:r w:rsidRPr="52827552">
        <w:rPr>
          <w:cs/>
        </w:rPr>
        <w:t xml:space="preserve">. </w:t>
      </w:r>
      <w:r w:rsidRPr="52827552">
        <w:rPr>
          <w:rtl/>
          <w:cs/>
        </w:rPr>
        <w:t xml:space="preserve">The system will follow the infection paths </w:t>
      </w:r>
      <w:r w:rsidRPr="52827552">
        <w:rPr>
          <w:cs/>
        </w:rPr>
        <w:t>(</w:t>
      </w:r>
      <w:r w:rsidRPr="52827552">
        <w:rPr>
          <w:rtl/>
          <w:cs/>
        </w:rPr>
        <w:t>social cascades</w:t>
      </w:r>
      <w:r w:rsidRPr="52827552">
        <w:rPr>
          <w:cs/>
        </w:rPr>
        <w:t xml:space="preserve">) </w:t>
      </w:r>
      <w:r w:rsidRPr="52827552">
        <w:rPr>
          <w:rtl/>
          <w:cs/>
        </w:rPr>
        <w:t xml:space="preserve">to identify the </w:t>
      </w:r>
      <w:r w:rsidRPr="52827552">
        <w:rPr>
          <w:rtl/>
        </w:rPr>
        <w:t>‎</w:t>
      </w:r>
      <w:r w:rsidRPr="52827552">
        <w:t xml:space="preserve">driving forces of the discourse, its dynamics, the influencers, and the critical points in the discourse </w:t>
      </w:r>
      <w:r w:rsidRPr="52827552">
        <w:rPr>
          <w:rtl/>
          <w:cs/>
        </w:rPr>
        <w:t>‎</w:t>
      </w:r>
      <w:r w:rsidRPr="52827552">
        <w:rPr>
          <w:cs/>
        </w:rPr>
        <w:t>development</w:t>
      </w:r>
      <w:r w:rsidRPr="52827552">
        <w:rPr>
          <w:rtl/>
          <w:cs/>
        </w:rPr>
        <w:t xml:space="preserve">. </w:t>
      </w:r>
      <w:r w:rsidRPr="52827552">
        <w:rPr>
          <w:cs/>
        </w:rPr>
        <w:t>The system will follow the interactio</w:t>
      </w:r>
      <w:r w:rsidRPr="52827552">
        <w:t xml:space="preserve">n chain and use clustering to identify such cohesive discourses. When an algorithm becomes too slow or data I/O bound, we will implement the algorithm within </w:t>
      </w:r>
      <w:commentRangeStart w:id="28"/>
      <w:proofErr w:type="spellStart"/>
      <w:r w:rsidRPr="52827552">
        <w:t>AllegroGraph</w:t>
      </w:r>
      <w:commentRangeEnd w:id="28"/>
      <w:proofErr w:type="spellEnd"/>
      <w:r w:rsidR="001208EE">
        <w:rPr>
          <w:rStyle w:val="CommentReference"/>
          <w:rFonts w:asciiTheme="minorHAnsi" w:eastAsiaTheme="minorHAnsi" w:hAnsiTheme="minorHAnsi" w:cstheme="minorBidi"/>
          <w:lang w:val="en-US" w:eastAsia="en-US"/>
        </w:rPr>
        <w:commentReference w:id="28"/>
      </w:r>
      <w:r w:rsidRPr="52827552">
        <w:t xml:space="preserve"> Semantic Database server to take advantage of its cursor mechanism to iterate over nodes and edges, without depending on the unscalable in-memory representation in many current </w:t>
      </w:r>
      <w:commentRangeStart w:id="29"/>
      <w:r w:rsidRPr="52827552">
        <w:t>implementations.</w:t>
      </w:r>
      <w:commentRangeEnd w:id="29"/>
      <w:r w:rsidR="00133D67">
        <w:rPr>
          <w:rStyle w:val="CommentReference"/>
          <w:rFonts w:asciiTheme="minorHAnsi" w:eastAsiaTheme="minorHAnsi" w:hAnsiTheme="minorHAnsi" w:cstheme="minorBidi"/>
          <w:lang w:val="en-US" w:eastAsia="en-US"/>
        </w:rPr>
        <w:commentReference w:id="29"/>
      </w:r>
    </w:p>
    <w:p w14:paraId="492F60EB" w14:textId="77777777" w:rsidR="00133D67" w:rsidRDefault="00133D67" w:rsidP="52827552"/>
    <w:p w14:paraId="4F37F4DC" w14:textId="010804B8" w:rsidR="003C58DF" w:rsidRDefault="52827552" w:rsidP="52827552">
      <w:pPr>
        <w:pStyle w:val="ListParagraph"/>
        <w:numPr>
          <w:ilvl w:val="0"/>
          <w:numId w:val="7"/>
        </w:numPr>
        <w:spacing w:line="276" w:lineRule="auto"/>
        <w:rPr>
          <w:rFonts w:ascii="Arial" w:eastAsia="Arial" w:hAnsi="Arial" w:cs="Arial"/>
          <w:i/>
          <w:iCs/>
        </w:rPr>
      </w:pPr>
      <w:r w:rsidRPr="52827552">
        <w:rPr>
          <w:rFonts w:ascii="Arial" w:eastAsia="Arial" w:hAnsi="Arial" w:cs="Arial"/>
          <w:i/>
          <w:iCs/>
        </w:rPr>
        <w:t xml:space="preserve">Collaborative Relationship: </w:t>
      </w:r>
    </w:p>
    <w:p w14:paraId="63FF222E" w14:textId="7A56A647" w:rsidR="003C58DF" w:rsidRDefault="52827552" w:rsidP="52827552">
      <w:r w:rsidRPr="52827552">
        <w:rPr>
          <w:lang w:val="en-US"/>
        </w:rPr>
        <w:t>Franz and Sayiqan will share the development effort equally. Sayiqan has the technological background and years of experience in Natural Language Processing (NLP) of text data. It has done many related projects, such as identifying antisemitic posts, in the past. Franz on the other hand focuses mainly on developing and implementing scalable knowledge graph systems. It has, for example, implemented a large-scale 24/7 mission-critical supply chain system for a multinational manufacturer. Each company will bring its respective expertise needed for a successful development effort.</w:t>
      </w:r>
    </w:p>
    <w:p w14:paraId="4F5DBF3A" w14:textId="2196FEE9" w:rsidR="003C58DF" w:rsidRDefault="52827552" w:rsidP="52827552">
      <w:r w:rsidRPr="52827552">
        <w:rPr>
          <w:lang w:val="en-US"/>
        </w:rPr>
        <w:t>Similarly, each company will shoulder the non-BIRD portion of the project expenses from their respective internal funding. Franz, being a software vendor with three decades of experience marketing and selling software products, will handle the commercialization of the resulting product. Franz and Sayiqan will split the net profits from such commercial effort equally.</w:t>
      </w:r>
    </w:p>
    <w:p w14:paraId="478A2126" w14:textId="376008F8" w:rsidR="003C58DF" w:rsidRDefault="52827552" w:rsidP="52827552">
      <w:pPr>
        <w:rPr>
          <w:ins w:id="30" w:author="Tal Kelem" w:date="2022-04-09T11:49:00Z"/>
          <w:lang w:val="en-US"/>
        </w:rPr>
      </w:pPr>
      <w:r w:rsidRPr="52827552">
        <w:rPr>
          <w:lang w:val="en-US"/>
        </w:rPr>
        <w:t>Franz and Sayiqan have in the last decade cooperated in several development projects, such as Complex Event Processing for tracking People of Interest, a Pattern Matcher for Lawful Interception, and Influencing the Influencers in the Twitter Cloud. Both companies and their staff are familiar with the requirements for a collaborative development effort to ensure its success.</w:t>
      </w:r>
    </w:p>
    <w:p w14:paraId="7A44E26A" w14:textId="77777777" w:rsidR="00133D67" w:rsidRDefault="00133D67" w:rsidP="52827552"/>
    <w:p w14:paraId="3C56E4B6" w14:textId="5F00C525" w:rsidR="003C58DF" w:rsidRDefault="52827552" w:rsidP="52827552">
      <w:pPr>
        <w:pStyle w:val="ListParagraph"/>
        <w:numPr>
          <w:ilvl w:val="0"/>
          <w:numId w:val="7"/>
        </w:numPr>
        <w:spacing w:line="276" w:lineRule="auto"/>
        <w:rPr>
          <w:rFonts w:ascii="Arial" w:eastAsia="Arial" w:hAnsi="Arial" w:cs="Arial"/>
          <w:i/>
          <w:iCs/>
        </w:rPr>
      </w:pPr>
      <w:r w:rsidRPr="52827552">
        <w:rPr>
          <w:rFonts w:ascii="Arial" w:eastAsia="Arial" w:hAnsi="Arial" w:cs="Arial"/>
          <w:i/>
          <w:iCs/>
        </w:rPr>
        <w:t xml:space="preserve">Commercial Potential:  </w:t>
      </w:r>
    </w:p>
    <w:p w14:paraId="648416A4" w14:textId="2371C6E4" w:rsidR="003C58DF" w:rsidRDefault="52827552" w:rsidP="52827552">
      <w:pPr>
        <w:rPr>
          <w:lang w:val="en-US"/>
        </w:rPr>
      </w:pPr>
      <w:r w:rsidRPr="52827552">
        <w:rPr>
          <w:lang w:val="en-US"/>
        </w:rPr>
        <w:t xml:space="preserve">We envision the product will be commercialized as a service on the cloud, based on an annual subscription model with a subscription rate of $10,000 per year. </w:t>
      </w:r>
      <w:commentRangeStart w:id="31"/>
      <w:r w:rsidRPr="52827552">
        <w:rPr>
          <w:lang w:val="en-US"/>
        </w:rPr>
        <w:t xml:space="preserve">All public traded companies </w:t>
      </w:r>
      <w:commentRangeEnd w:id="31"/>
      <w:r w:rsidR="00133D67">
        <w:rPr>
          <w:rStyle w:val="CommentReference"/>
          <w:rFonts w:asciiTheme="minorHAnsi" w:eastAsiaTheme="minorHAnsi" w:hAnsiTheme="minorHAnsi" w:cstheme="minorBidi"/>
          <w:lang w:val="en-US" w:eastAsia="en-US"/>
        </w:rPr>
        <w:commentReference w:id="31"/>
      </w:r>
      <w:r w:rsidRPr="52827552">
        <w:rPr>
          <w:lang w:val="en-US"/>
        </w:rPr>
        <w:t xml:space="preserve">are potential target customers for such a service. For example, a malicious disinformation in 2017 caused Facebook market </w:t>
      </w:r>
      <w:proofErr w:type="spellStart"/>
      <w:r w:rsidRPr="52827552">
        <w:rPr>
          <w:lang w:val="en-US"/>
        </w:rPr>
        <w:t>alue</w:t>
      </w:r>
      <w:proofErr w:type="spellEnd"/>
      <w:r w:rsidRPr="52827552">
        <w:rPr>
          <w:lang w:val="en-US"/>
        </w:rPr>
        <w:t xml:space="preserve"> to drop by $25 billion</w:t>
      </w:r>
      <w:hyperlink r:id="rId16" w:anchor="_edn1">
        <w:r w:rsidRPr="52827552">
          <w:rPr>
            <w:rStyle w:val="Hyperlink"/>
            <w:vertAlign w:val="superscript"/>
            <w:lang w:val="en-US"/>
          </w:rPr>
          <w:t>[</w:t>
        </w:r>
        <w:proofErr w:type="spellStart"/>
        <w:r w:rsidRPr="52827552">
          <w:rPr>
            <w:rStyle w:val="Hyperlink"/>
            <w:vertAlign w:val="superscript"/>
            <w:lang w:val="en-US"/>
          </w:rPr>
          <w:t>i</w:t>
        </w:r>
        <w:proofErr w:type="spellEnd"/>
        <w:r w:rsidRPr="52827552">
          <w:rPr>
            <w:rStyle w:val="Hyperlink"/>
            <w:vertAlign w:val="superscript"/>
            <w:lang w:val="en-US"/>
          </w:rPr>
          <w:t>]</w:t>
        </w:r>
      </w:hyperlink>
      <w:r w:rsidRPr="52827552">
        <w:rPr>
          <w:lang w:val="en-US"/>
        </w:rPr>
        <w:t>. While that is an extreme case, an annual subscription of $10,000 should be quite acceptable for a public company to help counter such a damaging campaign. There are roughly 4,000 public companies in the U.S. and 43,000 globally. We will market the service in the U.S. first then globally in the 2</w:t>
      </w:r>
      <w:r w:rsidRPr="52827552">
        <w:rPr>
          <w:vertAlign w:val="superscript"/>
          <w:lang w:val="en-US"/>
        </w:rPr>
        <w:t>nd</w:t>
      </w:r>
      <w:r w:rsidRPr="52827552">
        <w:rPr>
          <w:lang w:val="en-US"/>
        </w:rPr>
        <w:t xml:space="preserve"> year. We also assume the market penetration rate to be less globally than in the U.S.</w:t>
      </w:r>
    </w:p>
    <w:tbl>
      <w:tblPr>
        <w:tblW w:w="0" w:type="auto"/>
        <w:tblLayout w:type="fixed"/>
        <w:tblLook w:val="04A0" w:firstRow="1" w:lastRow="0" w:firstColumn="1" w:lastColumn="0" w:noHBand="0" w:noVBand="1"/>
      </w:tblPr>
      <w:tblGrid>
        <w:gridCol w:w="4524"/>
        <w:gridCol w:w="1469"/>
        <w:gridCol w:w="1469"/>
        <w:gridCol w:w="1899"/>
      </w:tblGrid>
      <w:tr w:rsidR="52827552" w14:paraId="76BCDE1E" w14:textId="77777777" w:rsidTr="52827552">
        <w:trPr>
          <w:trHeight w:val="300"/>
        </w:trPr>
        <w:tc>
          <w:tcPr>
            <w:tcW w:w="4524" w:type="dxa"/>
            <w:tcBorders>
              <w:top w:val="single" w:sz="8" w:space="0" w:color="auto"/>
              <w:left w:val="single" w:sz="8" w:space="0" w:color="auto"/>
              <w:bottom w:val="double" w:sz="6" w:space="0" w:color="auto"/>
              <w:right w:val="single" w:sz="8" w:space="0" w:color="auto"/>
            </w:tcBorders>
            <w:shd w:val="clear" w:color="auto" w:fill="FFFF00"/>
            <w:vAlign w:val="bottom"/>
          </w:tcPr>
          <w:p w14:paraId="69537C56" w14:textId="1744D9B0" w:rsidR="52827552" w:rsidRDefault="52827552">
            <w:r w:rsidRPr="52827552">
              <w:rPr>
                <w:rFonts w:ascii="Calibri" w:eastAsia="Calibri" w:hAnsi="Calibri" w:cs="Calibri"/>
                <w:color w:val="000000" w:themeColor="text1"/>
                <w:sz w:val="20"/>
                <w:szCs w:val="20"/>
                <w:lang w:val="en-US"/>
              </w:rPr>
              <w:t>Calendar Year</w:t>
            </w:r>
          </w:p>
        </w:tc>
        <w:tc>
          <w:tcPr>
            <w:tcW w:w="1469" w:type="dxa"/>
            <w:tcBorders>
              <w:top w:val="single" w:sz="8" w:space="0" w:color="auto"/>
              <w:left w:val="single" w:sz="8" w:space="0" w:color="auto"/>
              <w:bottom w:val="double" w:sz="6" w:space="0" w:color="auto"/>
              <w:right w:val="single" w:sz="8" w:space="0" w:color="auto"/>
            </w:tcBorders>
            <w:shd w:val="clear" w:color="auto" w:fill="FFFF00"/>
            <w:vAlign w:val="bottom"/>
          </w:tcPr>
          <w:p w14:paraId="76976BD6" w14:textId="5E68649A" w:rsidR="52827552" w:rsidRDefault="52827552" w:rsidP="52827552">
            <w:pPr>
              <w:jc w:val="center"/>
            </w:pPr>
            <w:r w:rsidRPr="52827552">
              <w:rPr>
                <w:rFonts w:ascii="Calibri" w:eastAsia="Calibri" w:hAnsi="Calibri" w:cs="Calibri"/>
                <w:color w:val="000000" w:themeColor="text1"/>
                <w:sz w:val="20"/>
                <w:szCs w:val="20"/>
                <w:lang w:val="en-US"/>
              </w:rPr>
              <w:t>2024</w:t>
            </w:r>
          </w:p>
        </w:tc>
        <w:tc>
          <w:tcPr>
            <w:tcW w:w="1469" w:type="dxa"/>
            <w:tcBorders>
              <w:top w:val="single" w:sz="8" w:space="0" w:color="auto"/>
              <w:left w:val="single" w:sz="8" w:space="0" w:color="auto"/>
              <w:bottom w:val="double" w:sz="6" w:space="0" w:color="auto"/>
              <w:right w:val="single" w:sz="8" w:space="0" w:color="auto"/>
            </w:tcBorders>
            <w:shd w:val="clear" w:color="auto" w:fill="FFFF00"/>
            <w:vAlign w:val="bottom"/>
          </w:tcPr>
          <w:p w14:paraId="4FE1A6C0" w14:textId="7421EB38" w:rsidR="52827552" w:rsidRDefault="52827552" w:rsidP="52827552">
            <w:pPr>
              <w:jc w:val="center"/>
            </w:pPr>
            <w:r w:rsidRPr="52827552">
              <w:rPr>
                <w:rFonts w:ascii="Calibri" w:eastAsia="Calibri" w:hAnsi="Calibri" w:cs="Calibri"/>
                <w:color w:val="000000" w:themeColor="text1"/>
                <w:sz w:val="20"/>
                <w:szCs w:val="20"/>
                <w:lang w:val="en-US"/>
              </w:rPr>
              <w:t>2025</w:t>
            </w:r>
          </w:p>
        </w:tc>
        <w:tc>
          <w:tcPr>
            <w:tcW w:w="1899" w:type="dxa"/>
            <w:tcBorders>
              <w:top w:val="single" w:sz="8" w:space="0" w:color="auto"/>
              <w:left w:val="single" w:sz="8" w:space="0" w:color="auto"/>
              <w:bottom w:val="double" w:sz="6" w:space="0" w:color="auto"/>
              <w:right w:val="single" w:sz="8" w:space="0" w:color="auto"/>
            </w:tcBorders>
            <w:shd w:val="clear" w:color="auto" w:fill="FFFF00"/>
            <w:vAlign w:val="bottom"/>
          </w:tcPr>
          <w:p w14:paraId="2614EF8D" w14:textId="2132FBD3" w:rsidR="52827552" w:rsidRDefault="52827552" w:rsidP="52827552">
            <w:pPr>
              <w:jc w:val="center"/>
            </w:pPr>
            <w:r w:rsidRPr="52827552">
              <w:rPr>
                <w:rFonts w:ascii="Calibri" w:eastAsia="Calibri" w:hAnsi="Calibri" w:cs="Calibri"/>
                <w:color w:val="000000" w:themeColor="text1"/>
                <w:sz w:val="20"/>
                <w:szCs w:val="20"/>
                <w:lang w:val="en-US"/>
              </w:rPr>
              <w:t>2026</w:t>
            </w:r>
          </w:p>
        </w:tc>
      </w:tr>
      <w:tr w:rsidR="52827552" w14:paraId="2E5B7E4C" w14:textId="77777777" w:rsidTr="52827552">
        <w:trPr>
          <w:trHeight w:val="15"/>
        </w:trPr>
        <w:tc>
          <w:tcPr>
            <w:tcW w:w="4524" w:type="dxa"/>
            <w:tcBorders>
              <w:top w:val="double" w:sz="6" w:space="0" w:color="auto"/>
              <w:left w:val="single" w:sz="8" w:space="0" w:color="auto"/>
              <w:bottom w:val="single" w:sz="8" w:space="0" w:color="auto"/>
              <w:right w:val="single" w:sz="8" w:space="0" w:color="auto"/>
            </w:tcBorders>
            <w:vAlign w:val="bottom"/>
          </w:tcPr>
          <w:p w14:paraId="4F4BD830" w14:textId="1D63CD48" w:rsidR="52827552" w:rsidRDefault="52827552">
            <w:r w:rsidRPr="52827552">
              <w:rPr>
                <w:rFonts w:ascii="Calibri" w:eastAsia="Calibri" w:hAnsi="Calibri" w:cs="Calibri"/>
                <w:color w:val="000000" w:themeColor="text1"/>
                <w:sz w:val="20"/>
                <w:szCs w:val="20"/>
                <w:lang w:val="en-US"/>
              </w:rPr>
              <w:t>Target US market size for developed product</w:t>
            </w:r>
          </w:p>
        </w:tc>
        <w:tc>
          <w:tcPr>
            <w:tcW w:w="1469" w:type="dxa"/>
            <w:tcBorders>
              <w:top w:val="double" w:sz="6" w:space="0" w:color="auto"/>
              <w:left w:val="single" w:sz="8" w:space="0" w:color="auto"/>
              <w:bottom w:val="single" w:sz="8" w:space="0" w:color="auto"/>
              <w:right w:val="single" w:sz="8" w:space="0" w:color="auto"/>
            </w:tcBorders>
            <w:vAlign w:val="bottom"/>
          </w:tcPr>
          <w:p w14:paraId="39047B61" w14:textId="620F0D95" w:rsidR="52827552" w:rsidRDefault="52827552">
            <w:r w:rsidRPr="52827552">
              <w:rPr>
                <w:rFonts w:ascii="Calibri" w:eastAsia="Calibri" w:hAnsi="Calibri" w:cs="Calibri"/>
                <w:color w:val="000000" w:themeColor="text1"/>
                <w:sz w:val="20"/>
                <w:szCs w:val="20"/>
                <w:lang w:val="en-US"/>
              </w:rPr>
              <w:t xml:space="preserve"> $   40,000,000 </w:t>
            </w:r>
          </w:p>
        </w:tc>
        <w:tc>
          <w:tcPr>
            <w:tcW w:w="1469" w:type="dxa"/>
            <w:tcBorders>
              <w:top w:val="double" w:sz="6" w:space="0" w:color="auto"/>
              <w:left w:val="single" w:sz="8" w:space="0" w:color="auto"/>
              <w:bottom w:val="single" w:sz="8" w:space="0" w:color="auto"/>
              <w:right w:val="single" w:sz="8" w:space="0" w:color="auto"/>
            </w:tcBorders>
            <w:vAlign w:val="bottom"/>
          </w:tcPr>
          <w:p w14:paraId="718C920B" w14:textId="3ABF82CB" w:rsidR="52827552" w:rsidRDefault="52827552">
            <w:r w:rsidRPr="52827552">
              <w:rPr>
                <w:rFonts w:ascii="Calibri" w:eastAsia="Calibri" w:hAnsi="Calibri" w:cs="Calibri"/>
                <w:color w:val="000000" w:themeColor="text1"/>
                <w:sz w:val="20"/>
                <w:szCs w:val="20"/>
                <w:lang w:val="en-US"/>
              </w:rPr>
              <w:t xml:space="preserve"> $   40,000,000 </w:t>
            </w:r>
          </w:p>
        </w:tc>
        <w:tc>
          <w:tcPr>
            <w:tcW w:w="1899" w:type="dxa"/>
            <w:tcBorders>
              <w:top w:val="double" w:sz="6" w:space="0" w:color="auto"/>
              <w:left w:val="single" w:sz="8" w:space="0" w:color="auto"/>
              <w:bottom w:val="single" w:sz="8" w:space="0" w:color="auto"/>
              <w:right w:val="single" w:sz="8" w:space="0" w:color="auto"/>
            </w:tcBorders>
            <w:vAlign w:val="bottom"/>
          </w:tcPr>
          <w:p w14:paraId="5A5323DE" w14:textId="008F164C" w:rsidR="52827552" w:rsidRDefault="52827552" w:rsidP="52827552">
            <w:pPr>
              <w:jc w:val="right"/>
            </w:pPr>
            <w:r w:rsidRPr="52827552">
              <w:rPr>
                <w:rFonts w:ascii="Calibri" w:eastAsia="Calibri" w:hAnsi="Calibri" w:cs="Calibri"/>
                <w:color w:val="000000" w:themeColor="text1"/>
                <w:sz w:val="20"/>
                <w:szCs w:val="20"/>
                <w:lang w:val="en-US"/>
              </w:rPr>
              <w:t xml:space="preserve"> $   40,000,000 </w:t>
            </w:r>
          </w:p>
        </w:tc>
      </w:tr>
      <w:tr w:rsidR="52827552" w14:paraId="468D210B"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748D2988" w14:textId="2794D148" w:rsidR="52827552" w:rsidRDefault="52827552">
            <w:r w:rsidRPr="52827552">
              <w:rPr>
                <w:rFonts w:ascii="Calibri" w:eastAsia="Calibri" w:hAnsi="Calibri" w:cs="Calibri"/>
                <w:color w:val="000000" w:themeColor="text1"/>
                <w:sz w:val="20"/>
                <w:szCs w:val="20"/>
                <w:lang w:val="en-US"/>
              </w:rPr>
              <w:lastRenderedPageBreak/>
              <w:t>Target global market size for developed product</w:t>
            </w:r>
          </w:p>
        </w:tc>
        <w:tc>
          <w:tcPr>
            <w:tcW w:w="1469" w:type="dxa"/>
            <w:tcBorders>
              <w:top w:val="single" w:sz="8" w:space="0" w:color="auto"/>
              <w:left w:val="single" w:sz="8" w:space="0" w:color="auto"/>
              <w:bottom w:val="single" w:sz="8" w:space="0" w:color="auto"/>
              <w:right w:val="single" w:sz="8" w:space="0" w:color="auto"/>
            </w:tcBorders>
            <w:vAlign w:val="bottom"/>
          </w:tcPr>
          <w:p w14:paraId="377CFE46" w14:textId="1924CF9B" w:rsidR="52827552" w:rsidRDefault="52827552">
            <w:r w:rsidRPr="52827552">
              <w:rPr>
                <w:rFonts w:ascii="Calibri" w:eastAsia="Calibri" w:hAnsi="Calibri" w:cs="Calibri"/>
                <w:color w:val="000000" w:themeColor="text1"/>
                <w:sz w:val="20"/>
                <w:szCs w:val="20"/>
                <w:lang w:val="en-US"/>
              </w:rPr>
              <w:t xml:space="preserve"> $ 430,000,000 </w:t>
            </w:r>
          </w:p>
        </w:tc>
        <w:tc>
          <w:tcPr>
            <w:tcW w:w="1469" w:type="dxa"/>
            <w:tcBorders>
              <w:top w:val="single" w:sz="8" w:space="0" w:color="auto"/>
              <w:left w:val="single" w:sz="8" w:space="0" w:color="auto"/>
              <w:bottom w:val="single" w:sz="8" w:space="0" w:color="auto"/>
              <w:right w:val="single" w:sz="8" w:space="0" w:color="auto"/>
            </w:tcBorders>
            <w:vAlign w:val="bottom"/>
          </w:tcPr>
          <w:p w14:paraId="5990A3C5" w14:textId="613BF967" w:rsidR="52827552" w:rsidRDefault="52827552">
            <w:r w:rsidRPr="52827552">
              <w:rPr>
                <w:rFonts w:ascii="Calibri" w:eastAsia="Calibri" w:hAnsi="Calibri" w:cs="Calibri"/>
                <w:color w:val="000000" w:themeColor="text1"/>
                <w:sz w:val="20"/>
                <w:szCs w:val="20"/>
                <w:lang w:val="en-US"/>
              </w:rPr>
              <w:t xml:space="preserve"> $ 430,000,000 </w:t>
            </w:r>
          </w:p>
        </w:tc>
        <w:tc>
          <w:tcPr>
            <w:tcW w:w="1899" w:type="dxa"/>
            <w:tcBorders>
              <w:top w:val="single" w:sz="8" w:space="0" w:color="auto"/>
              <w:left w:val="single" w:sz="8" w:space="0" w:color="auto"/>
              <w:bottom w:val="single" w:sz="8" w:space="0" w:color="auto"/>
              <w:right w:val="single" w:sz="8" w:space="0" w:color="auto"/>
            </w:tcBorders>
            <w:vAlign w:val="bottom"/>
          </w:tcPr>
          <w:p w14:paraId="5281721B" w14:textId="72ACC5B9" w:rsidR="52827552" w:rsidRDefault="52827552" w:rsidP="52827552">
            <w:pPr>
              <w:jc w:val="right"/>
            </w:pPr>
            <w:r w:rsidRPr="52827552">
              <w:rPr>
                <w:rFonts w:ascii="Calibri" w:eastAsia="Calibri" w:hAnsi="Calibri" w:cs="Calibri"/>
                <w:color w:val="000000" w:themeColor="text1"/>
                <w:sz w:val="20"/>
                <w:szCs w:val="20"/>
                <w:lang w:val="en-US"/>
              </w:rPr>
              <w:t xml:space="preserve"> $ 430,000,000 </w:t>
            </w:r>
          </w:p>
        </w:tc>
      </w:tr>
      <w:tr w:rsidR="52827552" w14:paraId="5E300C59"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6D28FCF0" w14:textId="3227103C" w:rsidR="52827552" w:rsidRDefault="52827552">
            <w:r w:rsidRPr="52827552">
              <w:rPr>
                <w:rFonts w:ascii="Calibri" w:eastAsia="Calibri" w:hAnsi="Calibri" w:cs="Calibri"/>
                <w:color w:val="000000" w:themeColor="text1"/>
                <w:sz w:val="20"/>
                <w:szCs w:val="20"/>
                <w:lang w:val="en-US"/>
              </w:rPr>
              <w:t>Estimated US market share (%)</w:t>
            </w:r>
          </w:p>
        </w:tc>
        <w:tc>
          <w:tcPr>
            <w:tcW w:w="1469" w:type="dxa"/>
            <w:tcBorders>
              <w:top w:val="single" w:sz="8" w:space="0" w:color="auto"/>
              <w:left w:val="single" w:sz="8" w:space="0" w:color="auto"/>
              <w:bottom w:val="single" w:sz="8" w:space="0" w:color="auto"/>
              <w:right w:val="single" w:sz="8" w:space="0" w:color="auto"/>
            </w:tcBorders>
            <w:vAlign w:val="bottom"/>
          </w:tcPr>
          <w:p w14:paraId="61FDFBDD" w14:textId="0C8B7376" w:rsidR="52827552" w:rsidRDefault="52827552" w:rsidP="52827552">
            <w:pPr>
              <w:jc w:val="right"/>
            </w:pPr>
            <w:r w:rsidRPr="52827552">
              <w:rPr>
                <w:rFonts w:ascii="Calibri" w:eastAsia="Calibri" w:hAnsi="Calibri" w:cs="Calibri"/>
                <w:color w:val="000000" w:themeColor="text1"/>
                <w:sz w:val="20"/>
                <w:szCs w:val="20"/>
                <w:lang w:val="en-US"/>
              </w:rPr>
              <w:t>5%</w:t>
            </w:r>
          </w:p>
        </w:tc>
        <w:tc>
          <w:tcPr>
            <w:tcW w:w="1469" w:type="dxa"/>
            <w:tcBorders>
              <w:top w:val="single" w:sz="8" w:space="0" w:color="auto"/>
              <w:left w:val="single" w:sz="8" w:space="0" w:color="auto"/>
              <w:bottom w:val="single" w:sz="8" w:space="0" w:color="auto"/>
              <w:right w:val="single" w:sz="8" w:space="0" w:color="auto"/>
            </w:tcBorders>
            <w:vAlign w:val="bottom"/>
          </w:tcPr>
          <w:p w14:paraId="419546BE" w14:textId="252149E9" w:rsidR="52827552" w:rsidRDefault="52827552" w:rsidP="52827552">
            <w:pPr>
              <w:jc w:val="right"/>
            </w:pPr>
            <w:r w:rsidRPr="52827552">
              <w:rPr>
                <w:rFonts w:ascii="Calibri" w:eastAsia="Calibri" w:hAnsi="Calibri" w:cs="Calibri"/>
                <w:color w:val="000000" w:themeColor="text1"/>
                <w:sz w:val="20"/>
                <w:szCs w:val="20"/>
                <w:lang w:val="en-US"/>
              </w:rPr>
              <w:t>10%</w:t>
            </w:r>
          </w:p>
        </w:tc>
        <w:tc>
          <w:tcPr>
            <w:tcW w:w="1899" w:type="dxa"/>
            <w:tcBorders>
              <w:top w:val="single" w:sz="8" w:space="0" w:color="auto"/>
              <w:left w:val="single" w:sz="8" w:space="0" w:color="auto"/>
              <w:bottom w:val="single" w:sz="8" w:space="0" w:color="auto"/>
              <w:right w:val="single" w:sz="8" w:space="0" w:color="auto"/>
            </w:tcBorders>
            <w:vAlign w:val="bottom"/>
          </w:tcPr>
          <w:p w14:paraId="60D69F08" w14:textId="403E0382" w:rsidR="52827552" w:rsidRDefault="52827552" w:rsidP="52827552">
            <w:pPr>
              <w:jc w:val="right"/>
            </w:pPr>
            <w:r w:rsidRPr="52827552">
              <w:rPr>
                <w:rFonts w:ascii="Calibri" w:eastAsia="Calibri" w:hAnsi="Calibri" w:cs="Calibri"/>
                <w:color w:val="000000" w:themeColor="text1"/>
                <w:sz w:val="20"/>
                <w:szCs w:val="20"/>
                <w:lang w:val="en-US"/>
              </w:rPr>
              <w:t>20%</w:t>
            </w:r>
          </w:p>
        </w:tc>
      </w:tr>
      <w:tr w:rsidR="52827552" w14:paraId="0F079E33"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0FA79467" w14:textId="303D17EB" w:rsidR="52827552" w:rsidRDefault="52827552">
            <w:r w:rsidRPr="52827552">
              <w:rPr>
                <w:rFonts w:ascii="Calibri" w:eastAsia="Calibri" w:hAnsi="Calibri" w:cs="Calibri"/>
                <w:color w:val="000000" w:themeColor="text1"/>
                <w:sz w:val="20"/>
                <w:szCs w:val="20"/>
                <w:lang w:val="en-US"/>
              </w:rPr>
              <w:t>Estimated global market share (%)</w:t>
            </w:r>
          </w:p>
        </w:tc>
        <w:tc>
          <w:tcPr>
            <w:tcW w:w="1469" w:type="dxa"/>
            <w:tcBorders>
              <w:top w:val="single" w:sz="8" w:space="0" w:color="auto"/>
              <w:left w:val="single" w:sz="8" w:space="0" w:color="auto"/>
              <w:bottom w:val="single" w:sz="8" w:space="0" w:color="auto"/>
              <w:right w:val="single" w:sz="8" w:space="0" w:color="auto"/>
            </w:tcBorders>
            <w:vAlign w:val="bottom"/>
          </w:tcPr>
          <w:p w14:paraId="3591E0D1" w14:textId="3D0750B0" w:rsidR="52827552" w:rsidRDefault="52827552" w:rsidP="52827552">
            <w:pPr>
              <w:jc w:val="right"/>
            </w:pPr>
            <w:r w:rsidRPr="52827552">
              <w:rPr>
                <w:rFonts w:ascii="Calibri" w:eastAsia="Calibri" w:hAnsi="Calibri" w:cs="Calibri"/>
                <w:color w:val="000000" w:themeColor="text1"/>
                <w:sz w:val="20"/>
                <w:szCs w:val="20"/>
                <w:lang w:val="en-US"/>
              </w:rPr>
              <w:t>0%</w:t>
            </w:r>
          </w:p>
        </w:tc>
        <w:tc>
          <w:tcPr>
            <w:tcW w:w="1469" w:type="dxa"/>
            <w:tcBorders>
              <w:top w:val="single" w:sz="8" w:space="0" w:color="auto"/>
              <w:left w:val="single" w:sz="8" w:space="0" w:color="auto"/>
              <w:bottom w:val="single" w:sz="8" w:space="0" w:color="auto"/>
              <w:right w:val="single" w:sz="8" w:space="0" w:color="auto"/>
            </w:tcBorders>
            <w:vAlign w:val="bottom"/>
          </w:tcPr>
          <w:p w14:paraId="6A54AA3F" w14:textId="5AC06995" w:rsidR="52827552" w:rsidRDefault="52827552" w:rsidP="52827552">
            <w:pPr>
              <w:jc w:val="right"/>
            </w:pPr>
            <w:r w:rsidRPr="52827552">
              <w:rPr>
                <w:rFonts w:ascii="Calibri" w:eastAsia="Calibri" w:hAnsi="Calibri" w:cs="Calibri"/>
                <w:color w:val="000000" w:themeColor="text1"/>
                <w:sz w:val="20"/>
                <w:szCs w:val="20"/>
                <w:lang w:val="en-US"/>
              </w:rPr>
              <w:t>1%</w:t>
            </w:r>
          </w:p>
        </w:tc>
        <w:tc>
          <w:tcPr>
            <w:tcW w:w="1899" w:type="dxa"/>
            <w:tcBorders>
              <w:top w:val="single" w:sz="8" w:space="0" w:color="auto"/>
              <w:left w:val="single" w:sz="8" w:space="0" w:color="auto"/>
              <w:bottom w:val="single" w:sz="8" w:space="0" w:color="auto"/>
              <w:right w:val="single" w:sz="8" w:space="0" w:color="auto"/>
            </w:tcBorders>
            <w:vAlign w:val="bottom"/>
          </w:tcPr>
          <w:p w14:paraId="25E4BB29" w14:textId="113F9DC6" w:rsidR="52827552" w:rsidRDefault="52827552" w:rsidP="52827552">
            <w:pPr>
              <w:jc w:val="right"/>
            </w:pPr>
            <w:r w:rsidRPr="52827552">
              <w:rPr>
                <w:rFonts w:ascii="Calibri" w:eastAsia="Calibri" w:hAnsi="Calibri" w:cs="Calibri"/>
                <w:color w:val="000000" w:themeColor="text1"/>
                <w:sz w:val="20"/>
                <w:szCs w:val="20"/>
                <w:lang w:val="en-US"/>
              </w:rPr>
              <w:t>2%</w:t>
            </w:r>
          </w:p>
        </w:tc>
      </w:tr>
      <w:tr w:rsidR="52827552" w14:paraId="5DBE9C34"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2C5905E2" w14:textId="2885693F" w:rsidR="52827552" w:rsidRDefault="52827552">
            <w:r w:rsidRPr="52827552">
              <w:rPr>
                <w:rFonts w:ascii="Calibri" w:eastAsia="Calibri" w:hAnsi="Calibri" w:cs="Calibri"/>
                <w:color w:val="000000" w:themeColor="text1"/>
                <w:sz w:val="20"/>
                <w:szCs w:val="20"/>
                <w:lang w:val="en-US"/>
              </w:rPr>
              <w:t>Estimated sales quantity (units)</w:t>
            </w:r>
          </w:p>
        </w:tc>
        <w:tc>
          <w:tcPr>
            <w:tcW w:w="1469" w:type="dxa"/>
            <w:tcBorders>
              <w:top w:val="single" w:sz="8" w:space="0" w:color="auto"/>
              <w:left w:val="single" w:sz="8" w:space="0" w:color="auto"/>
              <w:bottom w:val="single" w:sz="8" w:space="0" w:color="auto"/>
              <w:right w:val="single" w:sz="8" w:space="0" w:color="auto"/>
            </w:tcBorders>
            <w:vAlign w:val="bottom"/>
          </w:tcPr>
          <w:p w14:paraId="1C3E66D6" w14:textId="24D28FB7" w:rsidR="52827552" w:rsidRDefault="52827552" w:rsidP="52827552">
            <w:pPr>
              <w:jc w:val="right"/>
            </w:pPr>
            <w:r w:rsidRPr="52827552">
              <w:rPr>
                <w:rFonts w:ascii="Calibri" w:eastAsia="Calibri" w:hAnsi="Calibri" w:cs="Calibri"/>
                <w:color w:val="000000" w:themeColor="text1"/>
                <w:sz w:val="20"/>
                <w:szCs w:val="20"/>
                <w:lang w:val="en-US"/>
              </w:rPr>
              <w:t>200</w:t>
            </w:r>
          </w:p>
        </w:tc>
        <w:tc>
          <w:tcPr>
            <w:tcW w:w="1469" w:type="dxa"/>
            <w:tcBorders>
              <w:top w:val="single" w:sz="8" w:space="0" w:color="auto"/>
              <w:left w:val="single" w:sz="8" w:space="0" w:color="auto"/>
              <w:bottom w:val="single" w:sz="8" w:space="0" w:color="auto"/>
              <w:right w:val="single" w:sz="8" w:space="0" w:color="auto"/>
            </w:tcBorders>
            <w:vAlign w:val="bottom"/>
          </w:tcPr>
          <w:p w14:paraId="54BD7A48" w14:textId="7593A07F" w:rsidR="52827552" w:rsidRDefault="52827552" w:rsidP="52827552">
            <w:pPr>
              <w:jc w:val="right"/>
            </w:pPr>
            <w:r w:rsidRPr="52827552">
              <w:rPr>
                <w:rFonts w:ascii="Calibri" w:eastAsia="Calibri" w:hAnsi="Calibri" w:cs="Calibri"/>
                <w:color w:val="000000" w:themeColor="text1"/>
                <w:sz w:val="20"/>
                <w:szCs w:val="20"/>
                <w:lang w:val="en-US"/>
              </w:rPr>
              <w:t>790</w:t>
            </w:r>
          </w:p>
        </w:tc>
        <w:tc>
          <w:tcPr>
            <w:tcW w:w="1899" w:type="dxa"/>
            <w:tcBorders>
              <w:top w:val="single" w:sz="8" w:space="0" w:color="auto"/>
              <w:left w:val="single" w:sz="8" w:space="0" w:color="auto"/>
              <w:bottom w:val="single" w:sz="8" w:space="0" w:color="auto"/>
              <w:right w:val="single" w:sz="8" w:space="0" w:color="auto"/>
            </w:tcBorders>
            <w:vAlign w:val="bottom"/>
          </w:tcPr>
          <w:p w14:paraId="42385D33" w14:textId="4F9DCB6B" w:rsidR="52827552" w:rsidRDefault="52827552" w:rsidP="52827552">
            <w:pPr>
              <w:jc w:val="right"/>
            </w:pPr>
            <w:r w:rsidRPr="52827552">
              <w:rPr>
                <w:rFonts w:ascii="Calibri" w:eastAsia="Calibri" w:hAnsi="Calibri" w:cs="Calibri"/>
                <w:color w:val="000000" w:themeColor="text1"/>
                <w:sz w:val="20"/>
                <w:szCs w:val="20"/>
                <w:lang w:val="en-US"/>
              </w:rPr>
              <w:t>1580</w:t>
            </w:r>
          </w:p>
        </w:tc>
      </w:tr>
      <w:tr w:rsidR="52827552" w14:paraId="723408A6"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7DD7495E" w14:textId="6E76685C" w:rsidR="52827552" w:rsidRDefault="52827552">
            <w:r w:rsidRPr="52827552">
              <w:rPr>
                <w:rFonts w:ascii="Calibri" w:eastAsia="Calibri" w:hAnsi="Calibri" w:cs="Calibri"/>
                <w:color w:val="000000" w:themeColor="text1"/>
                <w:sz w:val="20"/>
                <w:szCs w:val="20"/>
                <w:lang w:val="en-US"/>
              </w:rPr>
              <w:t>Estimated representative unit price ($/unit)</w:t>
            </w:r>
          </w:p>
        </w:tc>
        <w:tc>
          <w:tcPr>
            <w:tcW w:w="1469" w:type="dxa"/>
            <w:tcBorders>
              <w:top w:val="single" w:sz="8" w:space="0" w:color="auto"/>
              <w:left w:val="single" w:sz="8" w:space="0" w:color="auto"/>
              <w:bottom w:val="single" w:sz="8" w:space="0" w:color="auto"/>
              <w:right w:val="single" w:sz="8" w:space="0" w:color="auto"/>
            </w:tcBorders>
            <w:vAlign w:val="bottom"/>
          </w:tcPr>
          <w:p w14:paraId="75CB5B01" w14:textId="22686005" w:rsidR="52827552" w:rsidRDefault="52827552">
            <w:r w:rsidRPr="52827552">
              <w:rPr>
                <w:rFonts w:ascii="Calibri" w:eastAsia="Calibri" w:hAnsi="Calibri" w:cs="Calibri"/>
                <w:color w:val="000000" w:themeColor="text1"/>
                <w:sz w:val="20"/>
                <w:szCs w:val="20"/>
                <w:lang w:val="en-US"/>
              </w:rPr>
              <w:t xml:space="preserve"> $           10,000 </w:t>
            </w:r>
          </w:p>
        </w:tc>
        <w:tc>
          <w:tcPr>
            <w:tcW w:w="1469" w:type="dxa"/>
            <w:tcBorders>
              <w:top w:val="single" w:sz="8" w:space="0" w:color="auto"/>
              <w:left w:val="single" w:sz="8" w:space="0" w:color="auto"/>
              <w:bottom w:val="single" w:sz="8" w:space="0" w:color="auto"/>
              <w:right w:val="single" w:sz="8" w:space="0" w:color="auto"/>
            </w:tcBorders>
            <w:vAlign w:val="bottom"/>
          </w:tcPr>
          <w:p w14:paraId="023031A2" w14:textId="4496FE1F" w:rsidR="52827552" w:rsidRDefault="52827552">
            <w:r w:rsidRPr="52827552">
              <w:rPr>
                <w:rFonts w:ascii="Calibri" w:eastAsia="Calibri" w:hAnsi="Calibri" w:cs="Calibri"/>
                <w:color w:val="000000" w:themeColor="text1"/>
                <w:sz w:val="20"/>
                <w:szCs w:val="20"/>
                <w:lang w:val="en-US"/>
              </w:rPr>
              <w:t xml:space="preserve"> $           10,000 </w:t>
            </w:r>
          </w:p>
        </w:tc>
        <w:tc>
          <w:tcPr>
            <w:tcW w:w="1899" w:type="dxa"/>
            <w:tcBorders>
              <w:top w:val="single" w:sz="8" w:space="0" w:color="auto"/>
              <w:left w:val="single" w:sz="8" w:space="0" w:color="auto"/>
              <w:bottom w:val="single" w:sz="8" w:space="0" w:color="auto"/>
              <w:right w:val="single" w:sz="8" w:space="0" w:color="auto"/>
            </w:tcBorders>
            <w:vAlign w:val="bottom"/>
          </w:tcPr>
          <w:p w14:paraId="12EF8E3E" w14:textId="601C7F3B" w:rsidR="52827552" w:rsidRDefault="52827552" w:rsidP="52827552">
            <w:pPr>
              <w:jc w:val="right"/>
            </w:pPr>
            <w:r w:rsidRPr="52827552">
              <w:rPr>
                <w:rFonts w:ascii="Calibri" w:eastAsia="Calibri" w:hAnsi="Calibri" w:cs="Calibri"/>
                <w:color w:val="000000" w:themeColor="text1"/>
                <w:sz w:val="20"/>
                <w:szCs w:val="20"/>
                <w:lang w:val="en-US"/>
              </w:rPr>
              <w:t xml:space="preserve"> $           10,000 </w:t>
            </w:r>
          </w:p>
        </w:tc>
      </w:tr>
      <w:tr w:rsidR="52827552" w14:paraId="2E22C7FB"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78A2C857" w14:textId="4B4E9A1F" w:rsidR="52827552" w:rsidRDefault="52827552">
            <w:r w:rsidRPr="52827552">
              <w:rPr>
                <w:rFonts w:ascii="Calibri" w:eastAsia="Calibri" w:hAnsi="Calibri" w:cs="Calibri"/>
                <w:color w:val="000000" w:themeColor="text1"/>
                <w:sz w:val="20"/>
                <w:szCs w:val="20"/>
                <w:lang w:val="en-US"/>
              </w:rPr>
              <w:t>Estimated sales revenue ($)</w:t>
            </w:r>
          </w:p>
        </w:tc>
        <w:tc>
          <w:tcPr>
            <w:tcW w:w="1469" w:type="dxa"/>
            <w:tcBorders>
              <w:top w:val="single" w:sz="8" w:space="0" w:color="auto"/>
              <w:left w:val="single" w:sz="8" w:space="0" w:color="auto"/>
              <w:bottom w:val="single" w:sz="8" w:space="0" w:color="auto"/>
              <w:right w:val="single" w:sz="8" w:space="0" w:color="auto"/>
            </w:tcBorders>
            <w:vAlign w:val="bottom"/>
          </w:tcPr>
          <w:p w14:paraId="036D0F92" w14:textId="26B21C81" w:rsidR="52827552" w:rsidRDefault="52827552">
            <w:r w:rsidRPr="52827552">
              <w:rPr>
                <w:rFonts w:ascii="Calibri" w:eastAsia="Calibri" w:hAnsi="Calibri" w:cs="Calibri"/>
                <w:color w:val="000000" w:themeColor="text1"/>
                <w:sz w:val="20"/>
                <w:szCs w:val="20"/>
                <w:lang w:val="en-US"/>
              </w:rPr>
              <w:t xml:space="preserve"> $     2,000,000 </w:t>
            </w:r>
          </w:p>
        </w:tc>
        <w:tc>
          <w:tcPr>
            <w:tcW w:w="1469" w:type="dxa"/>
            <w:tcBorders>
              <w:top w:val="single" w:sz="8" w:space="0" w:color="auto"/>
              <w:left w:val="single" w:sz="8" w:space="0" w:color="auto"/>
              <w:bottom w:val="single" w:sz="8" w:space="0" w:color="auto"/>
              <w:right w:val="single" w:sz="8" w:space="0" w:color="auto"/>
            </w:tcBorders>
            <w:vAlign w:val="bottom"/>
          </w:tcPr>
          <w:p w14:paraId="573248C8" w14:textId="4746386F" w:rsidR="52827552" w:rsidRDefault="52827552">
            <w:r w:rsidRPr="52827552">
              <w:rPr>
                <w:rFonts w:ascii="Calibri" w:eastAsia="Calibri" w:hAnsi="Calibri" w:cs="Calibri"/>
                <w:color w:val="000000" w:themeColor="text1"/>
                <w:sz w:val="20"/>
                <w:szCs w:val="20"/>
                <w:lang w:val="en-US"/>
              </w:rPr>
              <w:t xml:space="preserve"> $     7,900,000 </w:t>
            </w:r>
          </w:p>
        </w:tc>
        <w:tc>
          <w:tcPr>
            <w:tcW w:w="1899" w:type="dxa"/>
            <w:tcBorders>
              <w:top w:val="single" w:sz="8" w:space="0" w:color="auto"/>
              <w:left w:val="single" w:sz="8" w:space="0" w:color="auto"/>
              <w:bottom w:val="single" w:sz="8" w:space="0" w:color="auto"/>
              <w:right w:val="single" w:sz="8" w:space="0" w:color="auto"/>
            </w:tcBorders>
            <w:vAlign w:val="bottom"/>
          </w:tcPr>
          <w:p w14:paraId="5DD61E42" w14:textId="21864173" w:rsidR="52827552" w:rsidRDefault="52827552" w:rsidP="52827552">
            <w:pPr>
              <w:jc w:val="right"/>
            </w:pPr>
            <w:r w:rsidRPr="52827552">
              <w:rPr>
                <w:rFonts w:ascii="Calibri" w:eastAsia="Calibri" w:hAnsi="Calibri" w:cs="Calibri"/>
                <w:color w:val="000000" w:themeColor="text1"/>
                <w:sz w:val="20"/>
                <w:szCs w:val="20"/>
                <w:lang w:val="en-US"/>
              </w:rPr>
              <w:t xml:space="preserve"> $   15,800,000 </w:t>
            </w:r>
          </w:p>
        </w:tc>
      </w:tr>
      <w:tr w:rsidR="52827552" w14:paraId="058F57EC" w14:textId="77777777" w:rsidTr="52827552">
        <w:trPr>
          <w:trHeight w:val="15"/>
        </w:trPr>
        <w:tc>
          <w:tcPr>
            <w:tcW w:w="4524" w:type="dxa"/>
            <w:tcBorders>
              <w:top w:val="single" w:sz="8" w:space="0" w:color="auto"/>
              <w:left w:val="single" w:sz="8" w:space="0" w:color="auto"/>
              <w:bottom w:val="single" w:sz="8" w:space="0" w:color="auto"/>
              <w:right w:val="single" w:sz="8" w:space="0" w:color="auto"/>
            </w:tcBorders>
            <w:vAlign w:val="bottom"/>
          </w:tcPr>
          <w:p w14:paraId="3E621EBC" w14:textId="2AC91EF6" w:rsidR="52827552" w:rsidRDefault="52827552">
            <w:r w:rsidRPr="52827552">
              <w:rPr>
                <w:rFonts w:ascii="Calibri" w:eastAsia="Calibri" w:hAnsi="Calibri" w:cs="Calibri"/>
                <w:color w:val="000000" w:themeColor="text1"/>
                <w:sz w:val="20"/>
                <w:szCs w:val="20"/>
                <w:lang w:val="en-US"/>
              </w:rPr>
              <w:t>Estimated cumulative sales revenue ($)</w:t>
            </w:r>
          </w:p>
        </w:tc>
        <w:tc>
          <w:tcPr>
            <w:tcW w:w="1469" w:type="dxa"/>
            <w:tcBorders>
              <w:top w:val="single" w:sz="8" w:space="0" w:color="auto"/>
              <w:left w:val="single" w:sz="8" w:space="0" w:color="auto"/>
              <w:bottom w:val="single" w:sz="8" w:space="0" w:color="auto"/>
              <w:right w:val="single" w:sz="8" w:space="0" w:color="auto"/>
            </w:tcBorders>
            <w:vAlign w:val="bottom"/>
          </w:tcPr>
          <w:p w14:paraId="63D11D4A" w14:textId="142C911A" w:rsidR="52827552" w:rsidRDefault="52827552">
            <w:r w:rsidRPr="52827552">
              <w:rPr>
                <w:rFonts w:ascii="Calibri" w:eastAsia="Calibri" w:hAnsi="Calibri" w:cs="Calibri"/>
                <w:color w:val="000000" w:themeColor="text1"/>
                <w:sz w:val="20"/>
                <w:szCs w:val="20"/>
                <w:lang w:val="en-US"/>
              </w:rPr>
              <w:t xml:space="preserve"> $     2,000,000 </w:t>
            </w:r>
          </w:p>
        </w:tc>
        <w:tc>
          <w:tcPr>
            <w:tcW w:w="1469" w:type="dxa"/>
            <w:tcBorders>
              <w:top w:val="single" w:sz="8" w:space="0" w:color="auto"/>
              <w:left w:val="single" w:sz="8" w:space="0" w:color="auto"/>
              <w:bottom w:val="single" w:sz="8" w:space="0" w:color="auto"/>
              <w:right w:val="single" w:sz="8" w:space="0" w:color="auto"/>
            </w:tcBorders>
            <w:vAlign w:val="bottom"/>
          </w:tcPr>
          <w:p w14:paraId="72E719B7" w14:textId="0E0907A4" w:rsidR="52827552" w:rsidRDefault="52827552">
            <w:r w:rsidRPr="52827552">
              <w:rPr>
                <w:rFonts w:ascii="Calibri" w:eastAsia="Calibri" w:hAnsi="Calibri" w:cs="Calibri"/>
                <w:color w:val="000000" w:themeColor="text1"/>
                <w:sz w:val="20"/>
                <w:szCs w:val="20"/>
                <w:lang w:val="en-US"/>
              </w:rPr>
              <w:t xml:space="preserve"> $     9,900,000 </w:t>
            </w:r>
          </w:p>
        </w:tc>
        <w:tc>
          <w:tcPr>
            <w:tcW w:w="1899" w:type="dxa"/>
            <w:tcBorders>
              <w:top w:val="single" w:sz="8" w:space="0" w:color="auto"/>
              <w:left w:val="single" w:sz="8" w:space="0" w:color="auto"/>
              <w:bottom w:val="single" w:sz="8" w:space="0" w:color="auto"/>
              <w:right w:val="single" w:sz="8" w:space="0" w:color="auto"/>
            </w:tcBorders>
            <w:vAlign w:val="bottom"/>
          </w:tcPr>
          <w:p w14:paraId="0FD65B98" w14:textId="6B9F5C4A" w:rsidR="52827552" w:rsidRDefault="52827552" w:rsidP="52827552">
            <w:pPr>
              <w:jc w:val="right"/>
            </w:pPr>
            <w:r w:rsidRPr="52827552">
              <w:rPr>
                <w:rFonts w:ascii="Calibri" w:eastAsia="Calibri" w:hAnsi="Calibri" w:cs="Calibri"/>
                <w:color w:val="000000" w:themeColor="text1"/>
                <w:sz w:val="20"/>
                <w:szCs w:val="20"/>
                <w:lang w:val="en-US"/>
              </w:rPr>
              <w:t xml:space="preserve"> $   25,700,000 </w:t>
            </w:r>
          </w:p>
        </w:tc>
      </w:tr>
    </w:tbl>
    <w:p w14:paraId="2DD33F05" w14:textId="12026C70" w:rsidR="003C58DF" w:rsidRDefault="52827552" w:rsidP="52827552">
      <w:r w:rsidRPr="52827552">
        <w:rPr>
          <w:lang w:val="en-US"/>
        </w:rPr>
        <w:t xml:space="preserve"> </w:t>
      </w:r>
    </w:p>
    <w:p w14:paraId="5A70C189" w14:textId="454974FA" w:rsidR="003C58DF" w:rsidRDefault="003C58DF">
      <w:r>
        <w:br/>
      </w:r>
      <w:r>
        <w:br/>
      </w:r>
    </w:p>
    <w:p w14:paraId="208601DD" w14:textId="568F3D25" w:rsidR="003C58DF" w:rsidRDefault="00652D9B" w:rsidP="52827552">
      <w:pPr>
        <w:rPr>
          <w:sz w:val="20"/>
          <w:szCs w:val="20"/>
        </w:rPr>
      </w:pPr>
      <w:hyperlink r:id="rId17" w:anchor="_ednref1">
        <w:r w:rsidR="52827552" w:rsidRPr="52827552">
          <w:rPr>
            <w:rStyle w:val="Hyperlink"/>
            <w:sz w:val="20"/>
            <w:szCs w:val="20"/>
            <w:vertAlign w:val="superscript"/>
          </w:rPr>
          <w:t>[</w:t>
        </w:r>
        <w:proofErr w:type="spellStart"/>
        <w:r w:rsidR="52827552" w:rsidRPr="52827552">
          <w:rPr>
            <w:rStyle w:val="Hyperlink"/>
            <w:sz w:val="20"/>
            <w:szCs w:val="20"/>
            <w:vertAlign w:val="superscript"/>
          </w:rPr>
          <w:t>i</w:t>
        </w:r>
        <w:proofErr w:type="spellEnd"/>
        <w:r w:rsidR="52827552" w:rsidRPr="52827552">
          <w:rPr>
            <w:rStyle w:val="Hyperlink"/>
            <w:sz w:val="20"/>
            <w:szCs w:val="20"/>
            <w:vertAlign w:val="superscript"/>
          </w:rPr>
          <w:t>]</w:t>
        </w:r>
      </w:hyperlink>
      <w:r w:rsidR="52827552" w:rsidRPr="52827552">
        <w:rPr>
          <w:sz w:val="20"/>
          <w:szCs w:val="20"/>
        </w:rPr>
        <w:t xml:space="preserve"> Business and Economics: Fake News and Business Consequences</w:t>
      </w:r>
    </w:p>
    <w:p w14:paraId="75753D87" w14:textId="27D6E696" w:rsidR="003C58DF" w:rsidRDefault="00652D9B">
      <w:hyperlink r:id="rId18">
        <w:r w:rsidR="52827552" w:rsidRPr="52827552">
          <w:rPr>
            <w:rStyle w:val="Hyperlink"/>
            <w:sz w:val="20"/>
            <w:szCs w:val="20"/>
          </w:rPr>
          <w:t>https://libguides.geneseo.edu/business/fake-news-business-consequences</w:t>
        </w:r>
      </w:hyperlink>
    </w:p>
    <w:p w14:paraId="0FDD761D" w14:textId="19AF9E07" w:rsidR="003C58DF" w:rsidRDefault="003C58DF" w:rsidP="52827552"/>
    <w:p w14:paraId="32A9548C" w14:textId="21D598D7" w:rsidR="003C58DF" w:rsidRDefault="003C58DF" w:rsidP="52827552"/>
    <w:p w14:paraId="2A2921DA" w14:textId="162EA48B" w:rsidR="003C58DF" w:rsidRDefault="003C58DF" w:rsidP="52827552"/>
    <w:p w14:paraId="66DCC93A" w14:textId="3B514A1F" w:rsidR="003C58DF" w:rsidRDefault="003C58DF" w:rsidP="52827552"/>
    <w:p w14:paraId="00000008" w14:textId="2257ED7D" w:rsidR="003C58DF" w:rsidRDefault="003C58DF" w:rsidP="52827552">
      <w:pPr>
        <w:rPr>
          <w:highlight w:val="yellow"/>
        </w:rPr>
      </w:pPr>
    </w:p>
    <w:p w14:paraId="5B97A5F7" w14:textId="34030620" w:rsidR="003C58DF" w:rsidRDefault="003C58DF" w:rsidP="52827552">
      <w:pPr>
        <w:spacing w:line="257" w:lineRule="auto"/>
        <w:rPr>
          <w:color w:val="000000" w:themeColor="text1"/>
          <w:sz w:val="18"/>
          <w:szCs w:val="18"/>
          <w:highlight w:val="yellow"/>
        </w:rPr>
      </w:pPr>
    </w:p>
    <w:p w14:paraId="0000000A" w14:textId="31500330" w:rsidR="003C58DF" w:rsidRDefault="003C58DF" w:rsidP="52827552">
      <w:pPr>
        <w:sectPr w:rsidR="003C58DF">
          <w:headerReference w:type="default" r:id="rId19"/>
          <w:footerReference w:type="default" r:id="rId20"/>
          <w:pgSz w:w="12240" w:h="15840"/>
          <w:pgMar w:top="1440" w:right="1440" w:bottom="1440" w:left="1440" w:header="720" w:footer="720" w:gutter="0"/>
          <w:cols w:space="720"/>
        </w:sectPr>
      </w:pPr>
    </w:p>
    <w:p w14:paraId="0000000B" w14:textId="77777777" w:rsidR="003C58DF" w:rsidRDefault="52827552">
      <w:pPr>
        <w:pStyle w:val="Heading1"/>
      </w:pPr>
      <w:bookmarkStart w:id="32" w:name="_4p5s4ib4oifj"/>
      <w:bookmarkEnd w:id="32"/>
      <w:r>
        <w:lastRenderedPageBreak/>
        <w:t>D. The Innovation</w:t>
      </w:r>
    </w:p>
    <w:p w14:paraId="0824E0D0" w14:textId="34B8A278" w:rsidR="003C58DF" w:rsidRDefault="52827552" w:rsidP="52827552">
      <w:pPr>
        <w:rPr>
          <w:b/>
          <w:bCs/>
          <w:sz w:val="28"/>
          <w:szCs w:val="28"/>
        </w:rPr>
      </w:pPr>
      <w:r w:rsidRPr="52827552">
        <w:rPr>
          <w:b/>
          <w:bCs/>
          <w:sz w:val="28"/>
          <w:szCs w:val="28"/>
        </w:rPr>
        <w:t>Technology Innovation</w:t>
      </w:r>
    </w:p>
    <w:p w14:paraId="51093FBB" w14:textId="3567DE52" w:rsidR="003C58DF" w:rsidRDefault="003C58DF" w:rsidP="52827552">
      <w:pPr>
        <w:rPr>
          <w:sz w:val="24"/>
          <w:szCs w:val="24"/>
        </w:rPr>
      </w:pPr>
    </w:p>
    <w:p w14:paraId="0C95C7CF" w14:textId="21F22DE9" w:rsidR="003C58DF" w:rsidRDefault="52827552" w:rsidP="52827552">
      <w:r w:rsidRPr="52827552">
        <w:rPr>
          <w:sz w:val="24"/>
          <w:szCs w:val="24"/>
        </w:rPr>
        <w:t>The biggest challenge for any services on the social network is the system scalability, to deal with the volume and the speed of source information. For example, on average there are 6,000 tweets posted every second or 350,000 tweets per minute and 500 million tweets sent each day. Some malevolent posts are produced by computer bots. The vast majority of these posts are harmless, but some malicious ones or inadvertent misstatements could bias consumer opinions significantly. We need to catch such posts soon enough before they cause irreparable damages to the company's reputation. Most services offered in the market today cannot meet the requirements for volume and speed.</w:t>
      </w:r>
    </w:p>
    <w:p w14:paraId="3A7BA920" w14:textId="5441FF8A" w:rsidR="003C58DF" w:rsidRDefault="003C58DF" w:rsidP="52827552">
      <w:pPr>
        <w:rPr>
          <w:sz w:val="24"/>
          <w:szCs w:val="24"/>
        </w:rPr>
      </w:pPr>
    </w:p>
    <w:p w14:paraId="4CD38DC5" w14:textId="3C6A4EB9" w:rsidR="003C58DF" w:rsidRDefault="52827552" w:rsidP="52827552">
      <w:r w:rsidRPr="52827552">
        <w:rPr>
          <w:sz w:val="24"/>
          <w:szCs w:val="24"/>
        </w:rPr>
        <w:t xml:space="preserve">To meet processing requirements of such volume and speed, the system must employ as many computing nodes as necessary to perform required computations in parallel. To begin with, the system will perform simple screening, </w:t>
      </w:r>
      <w:commentRangeStart w:id="33"/>
      <w:r w:rsidRPr="52827552">
        <w:rPr>
          <w:sz w:val="24"/>
          <w:szCs w:val="24"/>
        </w:rPr>
        <w:t>perhaps</w:t>
      </w:r>
      <w:commentRangeEnd w:id="33"/>
      <w:r w:rsidR="002277C2">
        <w:rPr>
          <w:rStyle w:val="CommentReference"/>
          <w:rFonts w:asciiTheme="minorHAnsi" w:eastAsiaTheme="minorHAnsi" w:hAnsiTheme="minorHAnsi" w:cstheme="minorBidi"/>
          <w:lang w:val="en-US" w:eastAsia="en-US"/>
        </w:rPr>
        <w:commentReference w:id="33"/>
      </w:r>
      <w:r w:rsidRPr="52827552">
        <w:rPr>
          <w:sz w:val="24"/>
          <w:szCs w:val="24"/>
        </w:rPr>
        <w:t xml:space="preserve"> based on certain key words plus all their alternative synonyms and word forms. Only those posts passing the initial screening will be processed further to extract additional information about the posts. We expect this initial screening process will significantly reduce the number of posts to be considered. </w:t>
      </w:r>
    </w:p>
    <w:p w14:paraId="28FDD3CE" w14:textId="1AFD980D" w:rsidR="003C58DF" w:rsidRDefault="003C58DF" w:rsidP="52827552">
      <w:pPr>
        <w:rPr>
          <w:sz w:val="24"/>
          <w:szCs w:val="24"/>
        </w:rPr>
      </w:pPr>
    </w:p>
    <w:p w14:paraId="109CAAB0" w14:textId="22F3B522" w:rsidR="003C58DF" w:rsidRDefault="52827552" w:rsidP="52827552">
      <w:r w:rsidRPr="52827552">
        <w:rPr>
          <w:sz w:val="24"/>
          <w:szCs w:val="24"/>
        </w:rPr>
        <w:t xml:space="preserve">One key requirement for a parallel architecture to work correctly is a shared data backend. Metadata such as the context of the message (user id, time, text id responded to, etc.), and entities (e.g., companies), when extracted or identified from one discourse text, must be made available for processing of subsequent discourse messages at different nodes. Traditional architecture employs a single source of truth (SSOT), which eventually becomes the bottleneck as the number and frequency of processes accessing this SSOT escalates. </w:t>
      </w:r>
    </w:p>
    <w:p w14:paraId="68249D02" w14:textId="73FD268C" w:rsidR="003C58DF" w:rsidRDefault="003C58DF" w:rsidP="52827552">
      <w:pPr>
        <w:rPr>
          <w:sz w:val="24"/>
          <w:szCs w:val="24"/>
        </w:rPr>
      </w:pPr>
    </w:p>
    <w:p w14:paraId="6E3009C1" w14:textId="44FF9790" w:rsidR="003C58DF" w:rsidRDefault="52827552" w:rsidP="52827552">
      <w:r w:rsidRPr="52827552">
        <w:rPr>
          <w:sz w:val="24"/>
          <w:szCs w:val="24"/>
        </w:rPr>
        <w:t>A scalable architecture should require each computing node having its own SSOT, while the system automatically synchronizes all individual SSOTs in nearly real time. In other words, data created or updated by one computing node on its “own” database automatically and immediately propagates to all the other databases owned by other processing nodes. This way, we maintain a SSOT without the data access bottleneck. Such an architecture ensures unlimited horizontal scalability that is required for the proposed service.</w:t>
      </w:r>
    </w:p>
    <w:p w14:paraId="16D3C5C6" w14:textId="0ED3EB9B" w:rsidR="003C58DF" w:rsidRDefault="003C58DF" w:rsidP="52827552">
      <w:pPr>
        <w:rPr>
          <w:sz w:val="24"/>
          <w:szCs w:val="24"/>
        </w:rPr>
      </w:pPr>
    </w:p>
    <w:p w14:paraId="3727D68F" w14:textId="66FB8BDD" w:rsidR="003C58DF" w:rsidRDefault="52827552" w:rsidP="52827552">
      <w:r w:rsidRPr="52827552">
        <w:rPr>
          <w:sz w:val="24"/>
          <w:szCs w:val="24"/>
        </w:rPr>
        <w:lastRenderedPageBreak/>
        <w:t xml:space="preserve">Our proposed service will employ a Multi-Master Replication (MMR) cluster with </w:t>
      </w:r>
      <w:proofErr w:type="spellStart"/>
      <w:r w:rsidRPr="52827552">
        <w:rPr>
          <w:sz w:val="24"/>
          <w:szCs w:val="24"/>
        </w:rPr>
        <w:t>AllegroGraph</w:t>
      </w:r>
      <w:proofErr w:type="spellEnd"/>
      <w:r w:rsidRPr="52827552">
        <w:rPr>
          <w:sz w:val="24"/>
          <w:szCs w:val="24"/>
        </w:rPr>
        <w:t xml:space="preserve"> Semantic Graph database, that meets the above requirements. It is a real-time transactionally consistent data replication solution. Data written to one database at one node automatically propagates to databases at all the other nodes in the cluster. It allows as many computing nodes as necessary to be added dynamically in the MMR cluster, and metadata written by individual nodes is automatically synchronized across the cluster. </w:t>
      </w:r>
    </w:p>
    <w:p w14:paraId="176179E8" w14:textId="4C8B1492" w:rsidR="003C58DF" w:rsidRDefault="003C58DF" w:rsidP="52827552">
      <w:pPr>
        <w:jc w:val="center"/>
      </w:pPr>
      <w:r>
        <w:rPr>
          <w:noProof/>
          <w:lang w:val="en-US" w:eastAsia="en-US"/>
        </w:rPr>
        <w:drawing>
          <wp:inline distT="0" distB="0" distL="0" distR="0" wp14:anchorId="317C5324" wp14:editId="674B27FE">
            <wp:extent cx="5438775" cy="3716496"/>
            <wp:effectExtent l="0" t="0" r="0" b="0"/>
            <wp:docPr id="1344788248" name="Picture 134478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38775" cy="3716496"/>
                    </a:xfrm>
                    <a:prstGeom prst="rect">
                      <a:avLst/>
                    </a:prstGeom>
                  </pic:spPr>
                </pic:pic>
              </a:graphicData>
            </a:graphic>
          </wp:inline>
        </w:drawing>
      </w:r>
    </w:p>
    <w:p w14:paraId="66FE4D54" w14:textId="001C0432" w:rsidR="003C58DF" w:rsidRDefault="52827552" w:rsidP="52827552">
      <w:pPr>
        <w:rPr>
          <w:sz w:val="24"/>
          <w:szCs w:val="24"/>
        </w:rPr>
      </w:pPr>
      <w:r w:rsidRPr="52827552">
        <w:rPr>
          <w:sz w:val="24"/>
          <w:szCs w:val="24"/>
        </w:rPr>
        <w:t xml:space="preserve">The example in the picture depicts how the MMR cluster meets the demand of processing the massive volume and high speed of incoming online posts. </w:t>
      </w:r>
    </w:p>
    <w:p w14:paraId="09E5561D" w14:textId="4A220051" w:rsidR="003C58DF" w:rsidRDefault="003C58DF" w:rsidP="52827552">
      <w:pPr>
        <w:rPr>
          <w:sz w:val="24"/>
          <w:szCs w:val="24"/>
        </w:rPr>
      </w:pPr>
    </w:p>
    <w:p w14:paraId="558699B1" w14:textId="21D3E801" w:rsidR="003C58DF" w:rsidRDefault="52827552" w:rsidP="52827552">
      <w:pPr>
        <w:rPr>
          <w:rFonts w:asciiTheme="minorBidi" w:hAnsiTheme="minorBidi"/>
          <w:sz w:val="24"/>
          <w:szCs w:val="24"/>
          <w:highlight w:val="yellow"/>
          <w:rtl/>
        </w:rPr>
      </w:pPr>
      <w:r w:rsidRPr="52827552">
        <w:rPr>
          <w:rFonts w:asciiTheme="minorBidi" w:hAnsiTheme="minorBidi"/>
          <w:b/>
          <w:bCs/>
          <w:sz w:val="24"/>
          <w:szCs w:val="24"/>
        </w:rPr>
        <w:t>Hostile Discourse Identification</w:t>
      </w:r>
    </w:p>
    <w:p w14:paraId="7A32DB2B" w14:textId="3F1B8D53" w:rsidR="003C58DF" w:rsidRDefault="52827552" w:rsidP="002277C2">
      <w:pPr>
        <w:rPr>
          <w:ins w:id="34" w:author="Tal Kelem" w:date="2022-04-09T13:56:00Z"/>
          <w:rFonts w:asciiTheme="minorBidi" w:hAnsiTheme="minorBidi"/>
          <w:sz w:val="24"/>
          <w:szCs w:val="24"/>
        </w:rPr>
      </w:pPr>
      <w:r w:rsidRPr="52827552">
        <w:rPr>
          <w:rFonts w:asciiTheme="minorBidi" w:hAnsiTheme="minorBidi"/>
          <w:sz w:val="24"/>
          <w:szCs w:val="24"/>
        </w:rPr>
        <w:t xml:space="preserve">For the goal of identifying hostile campaign we develop an automatic procedure that will “decide” if a discourse wave is “hostile”  or “relevant” or not. A kind of filtering machine. We suggest a mathematical model, based on operations research models. For the “decision modeling” we use some measurements: the significance of a topic within the discourse wave, the power of key/boost author sentences, the sentiment of the discourse and the velocity of the wave. The model combines the above measurements by using the concept of expectation and probability. The model developed by Haim </w:t>
      </w:r>
      <w:proofErr w:type="spellStart"/>
      <w:r w:rsidRPr="52827552">
        <w:rPr>
          <w:rFonts w:asciiTheme="minorBidi" w:hAnsiTheme="minorBidi"/>
          <w:sz w:val="24"/>
          <w:szCs w:val="24"/>
        </w:rPr>
        <w:t>Assa</w:t>
      </w:r>
      <w:proofErr w:type="spellEnd"/>
      <w:r w:rsidRPr="52827552">
        <w:rPr>
          <w:rFonts w:asciiTheme="minorBidi" w:hAnsiTheme="minorBidi"/>
          <w:sz w:val="24"/>
          <w:szCs w:val="24"/>
        </w:rPr>
        <w:t xml:space="preserve">, </w:t>
      </w:r>
      <w:proofErr w:type="spellStart"/>
      <w:r w:rsidRPr="52827552">
        <w:rPr>
          <w:rFonts w:asciiTheme="minorBidi" w:hAnsiTheme="minorBidi"/>
          <w:sz w:val="24"/>
          <w:szCs w:val="24"/>
        </w:rPr>
        <w:t>Sayiqan’s</w:t>
      </w:r>
      <w:proofErr w:type="spellEnd"/>
      <w:r w:rsidRPr="52827552">
        <w:rPr>
          <w:rFonts w:asciiTheme="minorBidi" w:hAnsiTheme="minorBidi"/>
          <w:sz w:val="24"/>
          <w:szCs w:val="24"/>
        </w:rPr>
        <w:t xml:space="preserve"> CTO. Haim has 40 years of experience developing such models in different organizations, such </w:t>
      </w:r>
      <w:proofErr w:type="gramStart"/>
      <w:r w:rsidRPr="52827552">
        <w:rPr>
          <w:rFonts w:asciiTheme="minorBidi" w:hAnsiTheme="minorBidi"/>
          <w:sz w:val="24"/>
          <w:szCs w:val="24"/>
        </w:rPr>
        <w:t>as:</w:t>
      </w:r>
      <w:proofErr w:type="gramEnd"/>
      <w:r w:rsidRPr="52827552">
        <w:rPr>
          <w:rFonts w:asciiTheme="minorBidi" w:hAnsiTheme="minorBidi"/>
          <w:sz w:val="24"/>
          <w:szCs w:val="24"/>
        </w:rPr>
        <w:t xml:space="preserve"> Israeli air force and the DDR&amp;D (Directorate of </w:t>
      </w:r>
      <w:del w:id="35" w:author="Tal Kelem" w:date="2022-04-09T13:56:00Z">
        <w:r w:rsidRPr="52827552" w:rsidDel="002277C2">
          <w:rPr>
            <w:rFonts w:asciiTheme="minorBidi" w:hAnsiTheme="minorBidi"/>
            <w:sz w:val="24"/>
            <w:szCs w:val="24"/>
          </w:rPr>
          <w:delText>d</w:delText>
        </w:r>
      </w:del>
      <w:ins w:id="36" w:author="Tal Kelem" w:date="2022-04-09T13:56:00Z">
        <w:r w:rsidR="002277C2">
          <w:rPr>
            <w:rFonts w:asciiTheme="minorBidi" w:hAnsiTheme="minorBidi"/>
            <w:sz w:val="24"/>
            <w:szCs w:val="24"/>
          </w:rPr>
          <w:t>D</w:t>
        </w:r>
      </w:ins>
      <w:r w:rsidRPr="52827552">
        <w:rPr>
          <w:rFonts w:asciiTheme="minorBidi" w:hAnsiTheme="minorBidi"/>
          <w:sz w:val="24"/>
          <w:szCs w:val="24"/>
        </w:rPr>
        <w:t xml:space="preserve">efense </w:t>
      </w:r>
      <w:del w:id="37" w:author="Tal Kelem" w:date="2022-04-09T13:56:00Z">
        <w:r w:rsidRPr="52827552" w:rsidDel="002277C2">
          <w:rPr>
            <w:rFonts w:asciiTheme="minorBidi" w:hAnsiTheme="minorBidi"/>
            <w:sz w:val="24"/>
            <w:szCs w:val="24"/>
          </w:rPr>
          <w:delText>r</w:delText>
        </w:r>
      </w:del>
      <w:ins w:id="38" w:author="Tal Kelem" w:date="2022-04-09T13:57:00Z">
        <w:r w:rsidR="002277C2">
          <w:rPr>
            <w:rFonts w:asciiTheme="minorBidi" w:hAnsiTheme="minorBidi"/>
            <w:sz w:val="24"/>
            <w:szCs w:val="24"/>
          </w:rPr>
          <w:t>R</w:t>
        </w:r>
      </w:ins>
      <w:r w:rsidRPr="52827552">
        <w:rPr>
          <w:rFonts w:asciiTheme="minorBidi" w:hAnsiTheme="minorBidi"/>
          <w:sz w:val="24"/>
          <w:szCs w:val="24"/>
        </w:rPr>
        <w:t xml:space="preserve">esearch </w:t>
      </w:r>
      <w:del w:id="39" w:author="Tal Kelem" w:date="2022-04-09T13:55:00Z">
        <w:r w:rsidRPr="52827552" w:rsidDel="002277C2">
          <w:rPr>
            <w:rFonts w:asciiTheme="minorBidi" w:hAnsiTheme="minorBidi"/>
            <w:sz w:val="24"/>
            <w:szCs w:val="24"/>
          </w:rPr>
          <w:delText xml:space="preserve"> </w:delText>
        </w:r>
      </w:del>
      <w:r w:rsidRPr="52827552">
        <w:rPr>
          <w:rFonts w:asciiTheme="minorBidi" w:hAnsiTheme="minorBidi"/>
          <w:sz w:val="24"/>
          <w:szCs w:val="24"/>
        </w:rPr>
        <w:t xml:space="preserve">and </w:t>
      </w:r>
      <w:del w:id="40" w:author="Tal Kelem" w:date="2022-04-09T13:57:00Z">
        <w:r w:rsidRPr="52827552" w:rsidDel="002277C2">
          <w:rPr>
            <w:rFonts w:asciiTheme="minorBidi" w:hAnsiTheme="minorBidi"/>
            <w:sz w:val="24"/>
            <w:szCs w:val="24"/>
          </w:rPr>
          <w:delText>d</w:delText>
        </w:r>
      </w:del>
      <w:ins w:id="41" w:author="Tal Kelem" w:date="2022-04-09T13:57:00Z">
        <w:r w:rsidR="002277C2">
          <w:rPr>
            <w:rFonts w:asciiTheme="minorBidi" w:hAnsiTheme="minorBidi"/>
            <w:sz w:val="24"/>
            <w:szCs w:val="24"/>
          </w:rPr>
          <w:t>D</w:t>
        </w:r>
      </w:ins>
      <w:r w:rsidRPr="52827552">
        <w:rPr>
          <w:rFonts w:asciiTheme="minorBidi" w:hAnsiTheme="minorBidi"/>
          <w:sz w:val="24"/>
          <w:szCs w:val="24"/>
        </w:rPr>
        <w:t>evelopment</w:t>
      </w:r>
      <w:ins w:id="42" w:author="Tal Kelem" w:date="2022-04-09T13:57:00Z">
        <w:r w:rsidR="002277C2">
          <w:rPr>
            <w:rFonts w:asciiTheme="minorBidi" w:hAnsiTheme="minorBidi"/>
            <w:sz w:val="24"/>
            <w:szCs w:val="24"/>
          </w:rPr>
          <w:t>,</w:t>
        </w:r>
      </w:ins>
      <w:del w:id="43" w:author="Tal Kelem" w:date="2022-04-09T13:57:00Z">
        <w:r w:rsidRPr="52827552" w:rsidDel="002277C2">
          <w:rPr>
            <w:rFonts w:asciiTheme="minorBidi" w:hAnsiTheme="minorBidi"/>
            <w:sz w:val="24"/>
            <w:szCs w:val="24"/>
          </w:rPr>
          <w:delText>.</w:delText>
        </w:r>
      </w:del>
      <w:r w:rsidRPr="52827552">
        <w:rPr>
          <w:rFonts w:asciiTheme="minorBidi" w:hAnsiTheme="minorBidi"/>
          <w:sz w:val="24"/>
          <w:szCs w:val="24"/>
        </w:rPr>
        <w:t xml:space="preserve"> Isr</w:t>
      </w:r>
      <w:del w:id="44" w:author="Tal Kelem" w:date="2022-04-09T13:55:00Z">
        <w:r w:rsidRPr="52827552" w:rsidDel="002277C2">
          <w:rPr>
            <w:rFonts w:asciiTheme="minorBidi" w:hAnsiTheme="minorBidi"/>
            <w:sz w:val="24"/>
            <w:szCs w:val="24"/>
          </w:rPr>
          <w:delText>e</w:delText>
        </w:r>
      </w:del>
      <w:r w:rsidRPr="52827552">
        <w:rPr>
          <w:rFonts w:asciiTheme="minorBidi" w:hAnsiTheme="minorBidi"/>
          <w:sz w:val="24"/>
          <w:szCs w:val="24"/>
        </w:rPr>
        <w:t>a</w:t>
      </w:r>
      <w:ins w:id="45" w:author="Tal Kelem" w:date="2022-04-09T13:55:00Z">
        <w:r w:rsidR="002277C2">
          <w:rPr>
            <w:rFonts w:asciiTheme="minorBidi" w:hAnsiTheme="minorBidi"/>
            <w:sz w:val="24"/>
            <w:szCs w:val="24"/>
          </w:rPr>
          <w:t>e</w:t>
        </w:r>
      </w:ins>
      <w:r w:rsidRPr="52827552">
        <w:rPr>
          <w:rFonts w:asciiTheme="minorBidi" w:hAnsiTheme="minorBidi"/>
          <w:sz w:val="24"/>
          <w:szCs w:val="24"/>
        </w:rPr>
        <w:t xml:space="preserve">li </w:t>
      </w:r>
      <w:ins w:id="46" w:author="Tal Kelem" w:date="2022-04-09T13:57:00Z">
        <w:r w:rsidR="002277C2">
          <w:rPr>
            <w:rFonts w:asciiTheme="minorBidi" w:hAnsiTheme="minorBidi"/>
            <w:sz w:val="24"/>
            <w:szCs w:val="24"/>
          </w:rPr>
          <w:t>M</w:t>
        </w:r>
      </w:ins>
      <w:del w:id="47" w:author="Tal Kelem" w:date="2022-04-09T13:57:00Z">
        <w:r w:rsidRPr="52827552" w:rsidDel="002277C2">
          <w:rPr>
            <w:rFonts w:asciiTheme="minorBidi" w:hAnsiTheme="minorBidi"/>
            <w:sz w:val="24"/>
            <w:szCs w:val="24"/>
          </w:rPr>
          <w:delText>m</w:delText>
        </w:r>
      </w:del>
      <w:r w:rsidRPr="52827552">
        <w:rPr>
          <w:rFonts w:asciiTheme="minorBidi" w:hAnsiTheme="minorBidi"/>
          <w:sz w:val="24"/>
          <w:szCs w:val="24"/>
        </w:rPr>
        <w:t xml:space="preserve">inistry of </w:t>
      </w:r>
      <w:proofErr w:type="spellStart"/>
      <w:ins w:id="48" w:author="Tal Kelem" w:date="2022-04-09T13:57:00Z">
        <w:r w:rsidR="002277C2">
          <w:rPr>
            <w:rFonts w:asciiTheme="minorBidi" w:hAnsiTheme="minorBidi"/>
            <w:sz w:val="24"/>
            <w:szCs w:val="24"/>
          </w:rPr>
          <w:t>D</w:t>
        </w:r>
      </w:ins>
      <w:del w:id="49" w:author="Tal Kelem" w:date="2022-04-09T13:57:00Z">
        <w:r w:rsidRPr="52827552" w:rsidDel="002277C2">
          <w:rPr>
            <w:rFonts w:asciiTheme="minorBidi" w:hAnsiTheme="minorBidi"/>
            <w:sz w:val="24"/>
            <w:szCs w:val="24"/>
          </w:rPr>
          <w:delText>d</w:delText>
        </w:r>
      </w:del>
      <w:r w:rsidRPr="52827552">
        <w:rPr>
          <w:rFonts w:asciiTheme="minorBidi" w:hAnsiTheme="minorBidi"/>
          <w:sz w:val="24"/>
          <w:szCs w:val="24"/>
        </w:rPr>
        <w:t>efence</w:t>
      </w:r>
      <w:proofErr w:type="spellEnd"/>
      <w:r w:rsidRPr="52827552">
        <w:rPr>
          <w:rFonts w:asciiTheme="minorBidi" w:hAnsiTheme="minorBidi"/>
          <w:sz w:val="24"/>
          <w:szCs w:val="24"/>
        </w:rPr>
        <w:t>.</w:t>
      </w:r>
    </w:p>
    <w:p w14:paraId="557F4F34" w14:textId="77777777" w:rsidR="002277C2" w:rsidRDefault="002277C2" w:rsidP="002277C2">
      <w:pPr>
        <w:rPr>
          <w:rFonts w:asciiTheme="minorBidi" w:hAnsiTheme="minorBidi"/>
          <w:sz w:val="24"/>
          <w:szCs w:val="24"/>
        </w:rPr>
      </w:pPr>
    </w:p>
    <w:p w14:paraId="56C5A297" w14:textId="48A311DC" w:rsidR="003C58DF" w:rsidRDefault="003C58DF" w:rsidP="52827552">
      <w:pPr>
        <w:rPr>
          <w:rFonts w:asciiTheme="minorBidi" w:hAnsiTheme="minorBidi"/>
          <w:sz w:val="24"/>
          <w:szCs w:val="24"/>
        </w:rPr>
      </w:pPr>
    </w:p>
    <w:p w14:paraId="45C91FCC" w14:textId="2CC014CE" w:rsidR="003C58DF" w:rsidRDefault="52827552" w:rsidP="52827552">
      <w:pPr>
        <w:rPr>
          <w:rFonts w:asciiTheme="minorBidi" w:hAnsiTheme="minorBidi"/>
          <w:b/>
          <w:bCs/>
          <w:sz w:val="24"/>
          <w:szCs w:val="24"/>
        </w:rPr>
      </w:pPr>
      <w:r w:rsidRPr="52827552">
        <w:rPr>
          <w:rFonts w:asciiTheme="minorBidi" w:hAnsiTheme="minorBidi"/>
          <w:b/>
          <w:bCs/>
          <w:sz w:val="24"/>
          <w:szCs w:val="24"/>
        </w:rPr>
        <w:t>Influence Maximization</w:t>
      </w:r>
    </w:p>
    <w:p w14:paraId="0F19D684" w14:textId="6926936F" w:rsidR="003C58DF" w:rsidRDefault="52827552" w:rsidP="52827552">
      <w:pPr>
        <w:rPr>
          <w:sz w:val="24"/>
          <w:szCs w:val="24"/>
        </w:rPr>
      </w:pPr>
      <w:r w:rsidRPr="52827552">
        <w:rPr>
          <w:sz w:val="24"/>
          <w:szCs w:val="24"/>
        </w:rPr>
        <w:t>These days, online social networks like Twitter, Facebook, and Instagram play a pivotal role in shaping public perceptions and creating awareness. These networks act as an excellent platform for the fast diffusion of information and viral marketing by exploiting the trust relationship between the users. Influence maximization (IM), which aims to identify the key nodes that can spread the information to the maximum number of nodes</w:t>
      </w:r>
      <w:proofErr w:type="gramStart"/>
      <w:r w:rsidRPr="52827552">
        <w:rPr>
          <w:sz w:val="24"/>
          <w:szCs w:val="24"/>
        </w:rPr>
        <w:t>,  is</w:t>
      </w:r>
      <w:proofErr w:type="gramEnd"/>
      <w:r w:rsidRPr="52827552">
        <w:rPr>
          <w:sz w:val="24"/>
          <w:szCs w:val="24"/>
        </w:rPr>
        <w:t xml:space="preserve"> one of the most highly studied problems in the field of social network analysis due to its business values. </w:t>
      </w:r>
    </w:p>
    <w:p w14:paraId="44FBF6EA" w14:textId="7056B65E" w:rsidR="003C58DF" w:rsidRDefault="52827552" w:rsidP="52827552">
      <w:pPr>
        <w:rPr>
          <w:sz w:val="24"/>
          <w:szCs w:val="24"/>
        </w:rPr>
      </w:pPr>
      <w:r w:rsidRPr="52827552">
        <w:rPr>
          <w:sz w:val="24"/>
          <w:szCs w:val="24"/>
        </w:rPr>
        <w:t xml:space="preserve">Previous studies in the field of influence maximization mainly utilized network centrality measures and diffusion cascade algorithms in order to identify influential users in a discourse. The </w:t>
      </w:r>
      <w:proofErr w:type="gramStart"/>
      <w:r w:rsidRPr="52827552">
        <w:rPr>
          <w:sz w:val="24"/>
          <w:szCs w:val="24"/>
        </w:rPr>
        <w:t>main focus</w:t>
      </w:r>
      <w:proofErr w:type="gramEnd"/>
      <w:r w:rsidRPr="52827552">
        <w:rPr>
          <w:sz w:val="24"/>
          <w:szCs w:val="24"/>
        </w:rPr>
        <w:t xml:space="preserve"> of these studies is to detect the users who will publish viral posts that have a large impact on the discourse. Detecting influential users in a discourse requires not only detecting users who publish viral posts but also identifying users who boost the viral post's popularity. We suggest new measures called Key-Author and Boost-Author scores that measure the engagement of users in social discourse. The Key-Author score measures how likely a user is the source of a viral post. The Boost-Author score measure how likely a user is to facilitate the spread of viral posts. Using these measures, we can prune the interaction graph into a backbone graph by keeping only its key and boost users. The backbone graph allows analyses to have an overview of the discourse interaction graph and analyze its influential </w:t>
      </w:r>
      <w:commentRangeStart w:id="50"/>
      <w:r w:rsidRPr="52827552">
        <w:rPr>
          <w:sz w:val="24"/>
          <w:szCs w:val="24"/>
        </w:rPr>
        <w:t>users</w:t>
      </w:r>
      <w:commentRangeEnd w:id="50"/>
      <w:r w:rsidR="00D03717">
        <w:rPr>
          <w:rStyle w:val="CommentReference"/>
          <w:rFonts w:asciiTheme="minorHAnsi" w:eastAsiaTheme="minorHAnsi" w:hAnsiTheme="minorHAnsi" w:cstheme="minorBidi"/>
          <w:lang w:val="en-US" w:eastAsia="en-US"/>
        </w:rPr>
        <w:commentReference w:id="50"/>
      </w:r>
      <w:r w:rsidRPr="52827552">
        <w:rPr>
          <w:sz w:val="24"/>
          <w:szCs w:val="24"/>
        </w:rPr>
        <w:t>.</w:t>
      </w:r>
    </w:p>
    <w:p w14:paraId="07D23963" w14:textId="0BEA3955" w:rsidR="003C58DF" w:rsidRDefault="003C58DF" w:rsidP="52827552">
      <w:pPr>
        <w:rPr>
          <w:sz w:val="24"/>
          <w:szCs w:val="24"/>
        </w:rPr>
      </w:pPr>
    </w:p>
    <w:p w14:paraId="6613FB55" w14:textId="114F5EA8" w:rsidR="003C58DF" w:rsidRDefault="52827552" w:rsidP="52827552">
      <w:pPr>
        <w:rPr>
          <w:b/>
          <w:bCs/>
          <w:sz w:val="24"/>
          <w:szCs w:val="24"/>
        </w:rPr>
      </w:pPr>
      <w:commentRangeStart w:id="51"/>
      <w:r w:rsidRPr="52827552">
        <w:rPr>
          <w:b/>
          <w:bCs/>
          <w:sz w:val="24"/>
          <w:szCs w:val="24"/>
        </w:rPr>
        <w:t>Event Detection</w:t>
      </w:r>
      <w:commentRangeEnd w:id="51"/>
      <w:r w:rsidR="00D03717">
        <w:rPr>
          <w:rStyle w:val="CommentReference"/>
          <w:rFonts w:asciiTheme="minorHAnsi" w:eastAsiaTheme="minorHAnsi" w:hAnsiTheme="minorHAnsi" w:cstheme="minorBidi"/>
          <w:lang w:val="en-US" w:eastAsia="en-US"/>
        </w:rPr>
        <w:commentReference w:id="51"/>
      </w:r>
    </w:p>
    <w:p w14:paraId="29BA303D" w14:textId="2C3CD6AE" w:rsidR="003C58DF" w:rsidRDefault="003C58DF" w:rsidP="52827552">
      <w:pPr>
        <w:rPr>
          <w:sz w:val="24"/>
          <w:szCs w:val="24"/>
        </w:rPr>
      </w:pPr>
    </w:p>
    <w:p w14:paraId="41C8EEA0" w14:textId="0799B5E7" w:rsidR="003C58DF" w:rsidRDefault="003C58DF" w:rsidP="52827552">
      <w:pPr>
        <w:rPr>
          <w:sz w:val="24"/>
          <w:szCs w:val="24"/>
          <w:highlight w:val="yellow"/>
        </w:rPr>
      </w:pPr>
    </w:p>
    <w:p w14:paraId="0000000C" w14:textId="00F9E0CD" w:rsidR="003C58DF" w:rsidRDefault="52827552" w:rsidP="52827552">
      <w:pPr>
        <w:rPr>
          <w:b/>
          <w:bCs/>
          <w:sz w:val="28"/>
          <w:szCs w:val="28"/>
        </w:rPr>
      </w:pPr>
      <w:r w:rsidRPr="52827552">
        <w:rPr>
          <w:b/>
          <w:bCs/>
          <w:sz w:val="28"/>
          <w:szCs w:val="28"/>
        </w:rPr>
        <w:t>Product Concept</w:t>
      </w:r>
    </w:p>
    <w:p w14:paraId="0C48E164" w14:textId="353936AD" w:rsidR="52827552" w:rsidRDefault="52827552" w:rsidP="52827552">
      <w:pPr>
        <w:rPr>
          <w:sz w:val="24"/>
          <w:szCs w:val="24"/>
        </w:rPr>
      </w:pPr>
    </w:p>
    <w:p w14:paraId="5B4894CF" w14:textId="44C145D1" w:rsidR="52827552" w:rsidRDefault="52827552" w:rsidP="52827552">
      <w:r w:rsidRPr="52827552">
        <w:rPr>
          <w:sz w:val="24"/>
          <w:szCs w:val="24"/>
        </w:rPr>
        <w:t xml:space="preserve">We envision the product will be offered commercially as a service on the cloud, based on an annual subscription model with a subscription rate of $10,000 per year. </w:t>
      </w:r>
      <w:commentRangeStart w:id="52"/>
      <w:r w:rsidRPr="52827552">
        <w:rPr>
          <w:sz w:val="24"/>
          <w:szCs w:val="24"/>
        </w:rPr>
        <w:t xml:space="preserve">All public traded companies </w:t>
      </w:r>
      <w:commentRangeEnd w:id="52"/>
      <w:r w:rsidR="00D03717">
        <w:rPr>
          <w:rStyle w:val="CommentReference"/>
          <w:rFonts w:asciiTheme="minorHAnsi" w:eastAsiaTheme="minorHAnsi" w:hAnsiTheme="minorHAnsi" w:cstheme="minorBidi"/>
          <w:lang w:val="en-US" w:eastAsia="en-US"/>
        </w:rPr>
        <w:commentReference w:id="52"/>
      </w:r>
      <w:r w:rsidRPr="52827552">
        <w:rPr>
          <w:sz w:val="24"/>
          <w:szCs w:val="24"/>
        </w:rPr>
        <w:t xml:space="preserve">are potential target customers for such a service. For example, malicious disinformation in 2017 caused Facebook market value to drop by $25 </w:t>
      </w:r>
      <w:proofErr w:type="gramStart"/>
      <w:r w:rsidRPr="52827552">
        <w:rPr>
          <w:sz w:val="24"/>
          <w:szCs w:val="24"/>
        </w:rPr>
        <w:t>billion .</w:t>
      </w:r>
      <w:proofErr w:type="gramEnd"/>
      <w:r w:rsidRPr="52827552">
        <w:rPr>
          <w:sz w:val="24"/>
          <w:szCs w:val="24"/>
        </w:rPr>
        <w:t xml:space="preserve"> While that is an extreme case, an annual subscription of $10,000 should be quite acceptable for a public company to help counter such damaging campaigns. There are roughly 4,000 public companies in the U.S. and 43,000 globally, which are all potential subscribers of the proposed services.</w:t>
      </w:r>
    </w:p>
    <w:p w14:paraId="51248EE5" w14:textId="36435D6A" w:rsidR="52827552" w:rsidRDefault="52827552" w:rsidP="52827552">
      <w:pPr>
        <w:rPr>
          <w:sz w:val="24"/>
          <w:szCs w:val="24"/>
        </w:rPr>
      </w:pPr>
    </w:p>
    <w:p w14:paraId="45CC72E0" w14:textId="35779BE1" w:rsidR="52827552" w:rsidRDefault="52827552" w:rsidP="52827552">
      <w:r w:rsidRPr="52827552">
        <w:rPr>
          <w:sz w:val="24"/>
          <w:szCs w:val="24"/>
        </w:rPr>
        <w:t xml:space="preserve">As a subscriber, the company will supply a list of names of brands, products, entities and events to </w:t>
      </w:r>
      <w:proofErr w:type="gramStart"/>
      <w:r w:rsidRPr="52827552">
        <w:rPr>
          <w:sz w:val="24"/>
          <w:szCs w:val="24"/>
        </w:rPr>
        <w:t>be monitored</w:t>
      </w:r>
      <w:proofErr w:type="gramEnd"/>
      <w:r w:rsidRPr="52827552">
        <w:rPr>
          <w:sz w:val="24"/>
          <w:szCs w:val="24"/>
        </w:rPr>
        <w:t xml:space="preserve">. As soon as the system detects a discourse (favorable or disparaging) relating to the monitored list, it will analyze the discourse first and only discourses of significance will be notified to the subscriber. The criteria will be </w:t>
      </w:r>
      <w:r w:rsidRPr="52827552">
        <w:rPr>
          <w:sz w:val="24"/>
          <w:szCs w:val="24"/>
        </w:rPr>
        <w:lastRenderedPageBreak/>
        <w:t xml:space="preserve">determined with the subscriber. The system will track all relevant discourses, and allow the subscriber to check them and change the criteria. </w:t>
      </w:r>
    </w:p>
    <w:p w14:paraId="0CCD66C8" w14:textId="03053E93" w:rsidR="52827552" w:rsidRDefault="52827552" w:rsidP="52827552">
      <w:pPr>
        <w:rPr>
          <w:sz w:val="24"/>
          <w:szCs w:val="24"/>
        </w:rPr>
      </w:pPr>
    </w:p>
    <w:p w14:paraId="07E1533B" w14:textId="4AA4A189" w:rsidR="52827552" w:rsidRDefault="52827552" w:rsidP="52827552">
      <w:r w:rsidRPr="52827552">
        <w:rPr>
          <w:sz w:val="24"/>
          <w:szCs w:val="24"/>
        </w:rPr>
        <w:t xml:space="preserve">Additionally, the system provides tools for the users to view the discourse and retrieve relevant data, posts, </w:t>
      </w:r>
      <w:commentRangeStart w:id="53"/>
      <w:r w:rsidRPr="52827552">
        <w:rPr>
          <w:sz w:val="24"/>
          <w:szCs w:val="24"/>
        </w:rPr>
        <w:t>post authors</w:t>
      </w:r>
      <w:commentRangeEnd w:id="53"/>
      <w:r w:rsidR="00D03717">
        <w:rPr>
          <w:rStyle w:val="CommentReference"/>
          <w:rFonts w:asciiTheme="minorHAnsi" w:eastAsiaTheme="minorHAnsi" w:hAnsiTheme="minorHAnsi" w:cstheme="minorBidi"/>
          <w:lang w:val="en-US" w:eastAsia="en-US"/>
        </w:rPr>
        <w:commentReference w:id="53"/>
      </w:r>
      <w:r w:rsidRPr="52827552">
        <w:rPr>
          <w:sz w:val="24"/>
          <w:szCs w:val="24"/>
        </w:rPr>
        <w:t xml:space="preserve">, etc., to decide whether a counteraction is called for. </w:t>
      </w:r>
      <w:commentRangeStart w:id="54"/>
      <w:r w:rsidRPr="52827552">
        <w:rPr>
          <w:sz w:val="24"/>
          <w:szCs w:val="24"/>
        </w:rPr>
        <w:t>Counter-actions (by the users) may include favorable news posts, insertion of counter-arguments, digital marketing, etc.</w:t>
      </w:r>
      <w:commentRangeEnd w:id="54"/>
      <w:r>
        <w:rPr>
          <w:rStyle w:val="CommentReference"/>
        </w:rPr>
        <w:commentReference w:id="54"/>
      </w:r>
      <w:r w:rsidRPr="52827552">
        <w:rPr>
          <w:sz w:val="24"/>
          <w:szCs w:val="24"/>
        </w:rPr>
        <w:t xml:space="preserve"> </w:t>
      </w:r>
      <w:proofErr w:type="gramStart"/>
      <w:r w:rsidRPr="52827552">
        <w:rPr>
          <w:sz w:val="24"/>
          <w:szCs w:val="24"/>
        </w:rPr>
        <w:t>The</w:t>
      </w:r>
      <w:proofErr w:type="gramEnd"/>
      <w:r w:rsidRPr="52827552">
        <w:rPr>
          <w:sz w:val="24"/>
          <w:szCs w:val="24"/>
        </w:rPr>
        <w:t xml:space="preserve"> key is for the company to take action before the damaging discourses takes root. The advantage of the proposed system is its ability for 24/7 monitoring and rapid identification of negative online discourses.</w:t>
      </w:r>
    </w:p>
    <w:p w14:paraId="3CE54360" w14:textId="70C2C918" w:rsidR="52827552" w:rsidRDefault="52827552" w:rsidP="52827552">
      <w:pPr>
        <w:rPr>
          <w:sz w:val="24"/>
          <w:szCs w:val="24"/>
        </w:rPr>
      </w:pPr>
    </w:p>
    <w:p w14:paraId="1966CDC8" w14:textId="31C17BDE" w:rsidR="52827552" w:rsidRDefault="52827552" w:rsidP="52827552">
      <w:r>
        <w:rPr>
          <w:noProof/>
          <w:lang w:val="en-US" w:eastAsia="en-US"/>
        </w:rPr>
        <w:drawing>
          <wp:inline distT="0" distB="0" distL="0" distR="0" wp14:anchorId="2C1248E7" wp14:editId="06F28360">
            <wp:extent cx="5638800" cy="3007360"/>
            <wp:effectExtent l="0" t="0" r="0" b="0"/>
            <wp:docPr id="665239288" name="Picture 66523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38800" cy="3007360"/>
                    </a:xfrm>
                    <a:prstGeom prst="rect">
                      <a:avLst/>
                    </a:prstGeom>
                  </pic:spPr>
                </pic:pic>
              </a:graphicData>
            </a:graphic>
          </wp:inline>
        </w:drawing>
      </w:r>
    </w:p>
    <w:p w14:paraId="15EF6BB5" w14:textId="67B3BFF2" w:rsidR="52827552" w:rsidRDefault="52827552" w:rsidP="52827552">
      <w:pPr>
        <w:rPr>
          <w:sz w:val="24"/>
          <w:szCs w:val="24"/>
        </w:rPr>
      </w:pPr>
      <w:r w:rsidRPr="52827552">
        <w:rPr>
          <w:sz w:val="24"/>
          <w:szCs w:val="24"/>
        </w:rPr>
        <w:t>One unique characteristic of the proposed services is its economy of scale effect. It takes similar processing effort for the initial screening (i.e., identifying and selecting potentially consequential posts) for one subscriber or for 100’s subscribers. Additionally, as more companies from many industries subscribe to the service, the system can leverage the network effect to identify industrial social media trends, further enhancing the values to subscribers.</w:t>
      </w:r>
    </w:p>
    <w:p w14:paraId="7EC37BB7" w14:textId="49B72F41" w:rsidR="52827552" w:rsidRDefault="52827552" w:rsidP="52827552">
      <w:pPr>
        <w:rPr>
          <w:sz w:val="24"/>
          <w:szCs w:val="24"/>
        </w:rPr>
      </w:pPr>
    </w:p>
    <w:p w14:paraId="0000000D" w14:textId="5E4EE337" w:rsidR="003C58DF" w:rsidRDefault="52827552" w:rsidP="52827552">
      <w:pPr>
        <w:rPr>
          <w:b/>
          <w:bCs/>
          <w:sz w:val="28"/>
          <w:szCs w:val="28"/>
        </w:rPr>
      </w:pPr>
      <w:r w:rsidRPr="52827552">
        <w:rPr>
          <w:b/>
          <w:bCs/>
          <w:sz w:val="28"/>
          <w:szCs w:val="28"/>
        </w:rPr>
        <w:t>Product Unique Strength</w:t>
      </w:r>
    </w:p>
    <w:p w14:paraId="5DB90B66" w14:textId="49645246" w:rsidR="52827552" w:rsidRDefault="52827552" w:rsidP="52827552"/>
    <w:p w14:paraId="464C9619" w14:textId="02B5BDBC" w:rsidR="52827552" w:rsidRDefault="52827552" w:rsidP="52827552">
      <w:pPr>
        <w:rPr>
          <w:sz w:val="24"/>
          <w:szCs w:val="24"/>
        </w:rPr>
      </w:pPr>
      <w:r w:rsidRPr="52827552">
        <w:rPr>
          <w:sz w:val="24"/>
          <w:szCs w:val="24"/>
        </w:rPr>
        <w:t xml:space="preserve">Most products or services in the space of detecting negative influence campaigns on social media rely on keyword search of the posts flowing through the media. Keyword search even with some NLP sentiment analysis simply produces too many false positives, making it less useful. Many posts, while negative, may never gain enough traction to become influential discourse waves; they are simply individual grumbles not warranting a counter action. To be effective, the signal to noise ratio must be high lest </w:t>
      </w:r>
      <w:r w:rsidRPr="52827552">
        <w:rPr>
          <w:sz w:val="24"/>
          <w:szCs w:val="24"/>
        </w:rPr>
        <w:lastRenderedPageBreak/>
        <w:t>all the noises will drown out the key posts. That is why our service will employ many different technologies to pick out only the impactful discourse waves.</w:t>
      </w:r>
      <w:commentRangeStart w:id="55"/>
      <w:commentRangeEnd w:id="55"/>
      <w:r>
        <w:rPr>
          <w:rStyle w:val="CommentReference"/>
        </w:rPr>
        <w:commentReference w:id="55"/>
      </w:r>
    </w:p>
    <w:p w14:paraId="014535FE" w14:textId="6DDF4663" w:rsidR="52827552" w:rsidRDefault="52827552" w:rsidP="52827552">
      <w:pPr>
        <w:rPr>
          <w:sz w:val="24"/>
          <w:szCs w:val="24"/>
        </w:rPr>
      </w:pPr>
    </w:p>
    <w:p w14:paraId="35B7288B" w14:textId="3BEDAC9E" w:rsidR="52827552" w:rsidRDefault="52827552" w:rsidP="52827552">
      <w:r w:rsidRPr="52827552">
        <w:rPr>
          <w:sz w:val="24"/>
          <w:szCs w:val="24"/>
        </w:rPr>
        <w:t>For the proposed service to succeed, the system must be able to scale up easily to build ever larger and more complex cascade graphs and backbone graphs, and to detect communities within these graphs. Our innovations described above are the key to making the proposed services practical. We believe that our scalable processing architecture is unique in the market today, which enables our service to succeed.</w:t>
      </w:r>
    </w:p>
    <w:p w14:paraId="458675A7" w14:textId="6A42CBE1" w:rsidR="52827552" w:rsidRDefault="52827552" w:rsidP="52827552">
      <w:pPr>
        <w:rPr>
          <w:sz w:val="24"/>
          <w:szCs w:val="24"/>
        </w:rPr>
      </w:pPr>
    </w:p>
    <w:p w14:paraId="2074BC95" w14:textId="29026834" w:rsidR="52827552" w:rsidRDefault="52827552" w:rsidP="52827552">
      <w:pPr>
        <w:rPr>
          <w:b/>
          <w:bCs/>
          <w:sz w:val="28"/>
          <w:szCs w:val="28"/>
        </w:rPr>
      </w:pPr>
      <w:r w:rsidRPr="52827552">
        <w:rPr>
          <w:b/>
          <w:bCs/>
          <w:sz w:val="28"/>
          <w:szCs w:val="28"/>
        </w:rPr>
        <w:t>Patents</w:t>
      </w:r>
    </w:p>
    <w:p w14:paraId="09669927" w14:textId="25D6D923" w:rsidR="52827552" w:rsidRDefault="52827552" w:rsidP="52827552"/>
    <w:p w14:paraId="1220E6E0" w14:textId="33619D8B" w:rsidR="52827552" w:rsidRDefault="52827552" w:rsidP="52827552">
      <w:r w:rsidRPr="52827552">
        <w:rPr>
          <w:sz w:val="24"/>
          <w:szCs w:val="24"/>
        </w:rPr>
        <w:t xml:space="preserve">Franz holds three patents relating to its semantic knowledge graph technology, each with a minimum of 8 years until patent expiration. </w:t>
      </w:r>
      <w:r w:rsidRPr="52827552">
        <w:rPr>
          <w:sz w:val="24"/>
          <w:szCs w:val="24"/>
          <w:cs/>
        </w:rPr>
        <w:t>‎</w:t>
      </w:r>
      <w:r w:rsidRPr="52827552">
        <w:rPr>
          <w:sz w:val="24"/>
          <w:szCs w:val="24"/>
          <w:rtl/>
          <w:cs/>
        </w:rPr>
        <w:t>Franz continues to generate field</w:t>
      </w:r>
      <w:r w:rsidRPr="52827552">
        <w:rPr>
          <w:sz w:val="24"/>
          <w:szCs w:val="24"/>
          <w:cs/>
        </w:rPr>
        <w:t>-</w:t>
      </w:r>
      <w:r w:rsidRPr="52827552">
        <w:rPr>
          <w:sz w:val="24"/>
          <w:szCs w:val="24"/>
          <w:rtl/>
          <w:cs/>
        </w:rPr>
        <w:t>leading IP for graph database and visualization</w:t>
      </w:r>
      <w:r w:rsidRPr="52827552">
        <w:rPr>
          <w:sz w:val="24"/>
          <w:szCs w:val="24"/>
          <w:cs/>
        </w:rPr>
        <w:t xml:space="preserve">. </w:t>
      </w:r>
      <w:r w:rsidRPr="52827552">
        <w:rPr>
          <w:sz w:val="24"/>
          <w:szCs w:val="24"/>
        </w:rPr>
        <w:t>‎</w:t>
      </w:r>
      <w:r w:rsidRPr="52827552">
        <w:rPr>
          <w:sz w:val="24"/>
          <w:szCs w:val="24"/>
          <w:rtl/>
          <w:cs/>
        </w:rPr>
        <w:t>These patterns are critical for high</w:t>
      </w:r>
      <w:r w:rsidRPr="52827552">
        <w:rPr>
          <w:sz w:val="24"/>
          <w:szCs w:val="24"/>
          <w:cs/>
        </w:rPr>
        <w:t>-</w:t>
      </w:r>
      <w:r w:rsidRPr="52827552">
        <w:rPr>
          <w:sz w:val="24"/>
          <w:szCs w:val="24"/>
          <w:rtl/>
          <w:cs/>
        </w:rPr>
        <w:t>performance</w:t>
      </w:r>
      <w:r w:rsidRPr="52827552">
        <w:rPr>
          <w:sz w:val="24"/>
          <w:szCs w:val="24"/>
          <w:cs/>
        </w:rPr>
        <w:t xml:space="preserve">, </w:t>
      </w:r>
      <w:r w:rsidRPr="52827552">
        <w:rPr>
          <w:sz w:val="24"/>
          <w:szCs w:val="24"/>
          <w:rtl/>
          <w:cs/>
        </w:rPr>
        <w:t>large</w:t>
      </w:r>
      <w:r w:rsidRPr="52827552">
        <w:rPr>
          <w:sz w:val="24"/>
          <w:szCs w:val="24"/>
          <w:cs/>
        </w:rPr>
        <w:t>-</w:t>
      </w:r>
      <w:r w:rsidRPr="52827552">
        <w:rPr>
          <w:sz w:val="24"/>
          <w:szCs w:val="24"/>
          <w:rtl/>
          <w:cs/>
        </w:rPr>
        <w:t>scale semantic database technology used in the proposed system</w:t>
      </w:r>
      <w:r w:rsidRPr="52827552">
        <w:rPr>
          <w:sz w:val="24"/>
          <w:szCs w:val="24"/>
          <w:cs/>
        </w:rPr>
        <w:t>.</w:t>
      </w:r>
    </w:p>
    <w:p w14:paraId="425F9DCF" w14:textId="5D190855" w:rsidR="52827552" w:rsidRDefault="52827552" w:rsidP="52827552">
      <w:pPr>
        <w:rPr>
          <w:sz w:val="24"/>
          <w:szCs w:val="24"/>
        </w:rPr>
      </w:pPr>
      <w:r w:rsidRPr="52827552">
        <w:rPr>
          <w:sz w:val="24"/>
          <w:szCs w:val="24"/>
        </w:rPr>
        <w:t>Sayiqan holds a patent registered in both USA and Israel, relevant for the analysis and understanding of the online discourse.</w:t>
      </w:r>
    </w:p>
    <w:tbl>
      <w:tblPr>
        <w:tblStyle w:val="TableGrid"/>
        <w:tblW w:w="0" w:type="auto"/>
        <w:tblLayout w:type="fixed"/>
        <w:tblLook w:val="06A0" w:firstRow="1" w:lastRow="0" w:firstColumn="1" w:lastColumn="0" w:noHBand="1" w:noVBand="1"/>
      </w:tblPr>
      <w:tblGrid>
        <w:gridCol w:w="2025"/>
        <w:gridCol w:w="7335"/>
      </w:tblGrid>
      <w:tr w:rsidR="52827552" w14:paraId="15A7D6BC" w14:textId="77777777" w:rsidTr="52827552">
        <w:trPr>
          <w:trHeight w:val="360"/>
        </w:trPr>
        <w:tc>
          <w:tcPr>
            <w:tcW w:w="2025" w:type="dxa"/>
            <w:tcBorders>
              <w:top w:val="single" w:sz="4" w:space="0" w:color="auto"/>
              <w:left w:val="single" w:sz="4" w:space="0" w:color="auto"/>
              <w:bottom w:val="single" w:sz="4" w:space="0" w:color="auto"/>
              <w:right w:val="single" w:sz="4" w:space="0" w:color="auto"/>
            </w:tcBorders>
            <w:shd w:val="clear" w:color="auto" w:fill="FFFF00"/>
            <w:vAlign w:val="center"/>
          </w:tcPr>
          <w:p w14:paraId="4FD5C0AE" w14:textId="2CD6E306" w:rsidR="52827552" w:rsidRDefault="52827552" w:rsidP="52827552">
            <w:pPr>
              <w:spacing w:line="276" w:lineRule="auto"/>
              <w:jc w:val="center"/>
            </w:pPr>
            <w:r w:rsidRPr="52827552">
              <w:rPr>
                <w:rFonts w:ascii="Arial" w:eastAsia="Arial" w:hAnsi="Arial" w:cs="Arial"/>
                <w:b/>
                <w:bCs/>
                <w:color w:val="202124"/>
                <w:sz w:val="28"/>
                <w:szCs w:val="28"/>
                <w:lang w:val="en"/>
              </w:rPr>
              <w:t>Patent number</w:t>
            </w:r>
          </w:p>
        </w:tc>
        <w:tc>
          <w:tcPr>
            <w:tcW w:w="7335" w:type="dxa"/>
            <w:tcBorders>
              <w:top w:val="single" w:sz="4" w:space="0" w:color="auto"/>
              <w:left w:val="single" w:sz="4" w:space="0" w:color="auto"/>
              <w:bottom w:val="single" w:sz="4" w:space="0" w:color="auto"/>
              <w:right w:val="single" w:sz="4" w:space="0" w:color="auto"/>
            </w:tcBorders>
            <w:shd w:val="clear" w:color="auto" w:fill="FFFF00"/>
            <w:vAlign w:val="center"/>
          </w:tcPr>
          <w:p w14:paraId="02862503" w14:textId="5E25F029" w:rsidR="52827552" w:rsidRDefault="52827552" w:rsidP="52827552">
            <w:pPr>
              <w:spacing w:line="276" w:lineRule="auto"/>
              <w:jc w:val="center"/>
            </w:pPr>
            <w:r w:rsidRPr="52827552">
              <w:rPr>
                <w:rFonts w:ascii="Arial" w:eastAsia="Arial" w:hAnsi="Arial" w:cs="Arial"/>
                <w:b/>
                <w:bCs/>
                <w:color w:val="202124"/>
                <w:sz w:val="28"/>
                <w:szCs w:val="28"/>
                <w:lang w:val="en"/>
              </w:rPr>
              <w:t>Patent Title</w:t>
            </w:r>
          </w:p>
        </w:tc>
      </w:tr>
      <w:tr w:rsidR="52827552" w14:paraId="73C7A548" w14:textId="77777777" w:rsidTr="52827552">
        <w:trPr>
          <w:trHeight w:val="540"/>
        </w:trPr>
        <w:tc>
          <w:tcPr>
            <w:tcW w:w="2025" w:type="dxa"/>
            <w:tcBorders>
              <w:top w:val="single" w:sz="4" w:space="0" w:color="auto"/>
              <w:left w:val="single" w:sz="4" w:space="0" w:color="auto"/>
              <w:bottom w:val="single" w:sz="4" w:space="0" w:color="auto"/>
              <w:right w:val="single" w:sz="4" w:space="0" w:color="auto"/>
            </w:tcBorders>
            <w:vAlign w:val="center"/>
          </w:tcPr>
          <w:p w14:paraId="3E87F1C0" w14:textId="552A56B8" w:rsidR="52827552" w:rsidRDefault="52827552" w:rsidP="52827552">
            <w:pPr>
              <w:spacing w:line="276" w:lineRule="auto"/>
            </w:pPr>
            <w:r w:rsidRPr="52827552">
              <w:rPr>
                <w:rFonts w:ascii="Arial" w:eastAsia="Arial" w:hAnsi="Arial" w:cs="Arial"/>
                <w:color w:val="000000" w:themeColor="text1"/>
                <w:sz w:val="24"/>
                <w:szCs w:val="24"/>
                <w:lang w:val="en"/>
              </w:rPr>
              <w:t>US10803088B2</w:t>
            </w:r>
          </w:p>
        </w:tc>
        <w:tc>
          <w:tcPr>
            <w:tcW w:w="7335" w:type="dxa"/>
            <w:tcBorders>
              <w:top w:val="single" w:sz="4" w:space="0" w:color="auto"/>
              <w:left w:val="single" w:sz="4" w:space="0" w:color="auto"/>
              <w:bottom w:val="single" w:sz="4" w:space="0" w:color="auto"/>
              <w:right w:val="single" w:sz="4" w:space="0" w:color="auto"/>
            </w:tcBorders>
            <w:vAlign w:val="center"/>
          </w:tcPr>
          <w:p w14:paraId="26C17D83" w14:textId="24A04D22" w:rsidR="52827552" w:rsidRDefault="52827552" w:rsidP="52827552">
            <w:pPr>
              <w:spacing w:line="276" w:lineRule="auto"/>
            </w:pPr>
            <w:r w:rsidRPr="52827552">
              <w:rPr>
                <w:rFonts w:ascii="Arial" w:eastAsia="Arial" w:hAnsi="Arial" w:cs="Arial"/>
                <w:color w:val="000000" w:themeColor="text1"/>
                <w:sz w:val="24"/>
                <w:szCs w:val="24"/>
                <w:lang w:val="en"/>
              </w:rPr>
              <w:t>Semantic indexing engine</w:t>
            </w:r>
          </w:p>
        </w:tc>
      </w:tr>
      <w:tr w:rsidR="52827552" w14:paraId="63A5230B" w14:textId="77777777" w:rsidTr="52827552">
        <w:trPr>
          <w:trHeight w:val="315"/>
        </w:trPr>
        <w:tc>
          <w:tcPr>
            <w:tcW w:w="2025" w:type="dxa"/>
            <w:tcBorders>
              <w:top w:val="single" w:sz="4" w:space="0" w:color="auto"/>
              <w:left w:val="single" w:sz="4" w:space="0" w:color="auto"/>
              <w:bottom w:val="single" w:sz="4" w:space="0" w:color="auto"/>
              <w:right w:val="single" w:sz="4" w:space="0" w:color="auto"/>
            </w:tcBorders>
            <w:vAlign w:val="center"/>
          </w:tcPr>
          <w:p w14:paraId="031A245B" w14:textId="4FE9B260" w:rsidR="52827552" w:rsidRDefault="52827552" w:rsidP="52827552">
            <w:pPr>
              <w:spacing w:line="276" w:lineRule="auto"/>
            </w:pPr>
            <w:r w:rsidRPr="52827552">
              <w:rPr>
                <w:rFonts w:ascii="Arial" w:eastAsia="Arial" w:hAnsi="Arial" w:cs="Arial"/>
                <w:color w:val="000000" w:themeColor="text1"/>
                <w:sz w:val="24"/>
                <w:szCs w:val="24"/>
                <w:lang w:val="en"/>
              </w:rPr>
              <w:t>US8244772B2</w:t>
            </w:r>
          </w:p>
        </w:tc>
        <w:tc>
          <w:tcPr>
            <w:tcW w:w="7335" w:type="dxa"/>
            <w:tcBorders>
              <w:top w:val="single" w:sz="4" w:space="0" w:color="auto"/>
              <w:left w:val="single" w:sz="4" w:space="0" w:color="auto"/>
              <w:bottom w:val="single" w:sz="4" w:space="0" w:color="auto"/>
              <w:right w:val="single" w:sz="4" w:space="0" w:color="auto"/>
            </w:tcBorders>
            <w:vAlign w:val="center"/>
          </w:tcPr>
          <w:p w14:paraId="6EBE2190" w14:textId="33B23A1F" w:rsidR="52827552" w:rsidRDefault="52827552" w:rsidP="52827552">
            <w:pPr>
              <w:spacing w:line="276" w:lineRule="auto"/>
            </w:pPr>
            <w:r w:rsidRPr="52827552">
              <w:rPr>
                <w:rFonts w:ascii="Arial" w:eastAsia="Arial" w:hAnsi="Arial" w:cs="Arial"/>
                <w:color w:val="000000" w:themeColor="text1"/>
                <w:sz w:val="24"/>
                <w:szCs w:val="24"/>
                <w:lang w:val="en"/>
              </w:rPr>
              <w:t>Method for creating a scalable graph database using coordinate data elements</w:t>
            </w:r>
          </w:p>
        </w:tc>
      </w:tr>
      <w:tr w:rsidR="52827552" w14:paraId="434EC4A6" w14:textId="77777777" w:rsidTr="52827552">
        <w:trPr>
          <w:trHeight w:val="315"/>
        </w:trPr>
        <w:tc>
          <w:tcPr>
            <w:tcW w:w="2025" w:type="dxa"/>
            <w:tcBorders>
              <w:top w:val="single" w:sz="4" w:space="0" w:color="auto"/>
              <w:left w:val="single" w:sz="4" w:space="0" w:color="auto"/>
              <w:bottom w:val="single" w:sz="4" w:space="0" w:color="auto"/>
              <w:right w:val="single" w:sz="4" w:space="0" w:color="auto"/>
            </w:tcBorders>
            <w:vAlign w:val="center"/>
          </w:tcPr>
          <w:p w14:paraId="62407BA0" w14:textId="7FAF2BE5" w:rsidR="52827552" w:rsidRDefault="52827552" w:rsidP="52827552">
            <w:pPr>
              <w:spacing w:line="276" w:lineRule="auto"/>
            </w:pPr>
            <w:r w:rsidRPr="52827552">
              <w:rPr>
                <w:rFonts w:ascii="Arial" w:eastAsia="Arial" w:hAnsi="Arial" w:cs="Arial"/>
                <w:color w:val="000000" w:themeColor="text1"/>
                <w:sz w:val="24"/>
                <w:szCs w:val="24"/>
                <w:lang w:val="en"/>
              </w:rPr>
              <w:t>US7890518B2</w:t>
            </w:r>
          </w:p>
        </w:tc>
        <w:tc>
          <w:tcPr>
            <w:tcW w:w="7335" w:type="dxa"/>
            <w:tcBorders>
              <w:top w:val="single" w:sz="4" w:space="0" w:color="auto"/>
              <w:left w:val="single" w:sz="4" w:space="0" w:color="auto"/>
              <w:bottom w:val="single" w:sz="4" w:space="0" w:color="auto"/>
              <w:right w:val="single" w:sz="4" w:space="0" w:color="auto"/>
            </w:tcBorders>
            <w:vAlign w:val="center"/>
          </w:tcPr>
          <w:p w14:paraId="1E0FF455" w14:textId="70C62433" w:rsidR="52827552" w:rsidRDefault="52827552" w:rsidP="52827552">
            <w:pPr>
              <w:spacing w:line="276" w:lineRule="auto"/>
            </w:pPr>
            <w:r w:rsidRPr="52827552">
              <w:rPr>
                <w:rFonts w:ascii="Arial" w:eastAsia="Arial" w:hAnsi="Arial" w:cs="Arial"/>
                <w:color w:val="000000" w:themeColor="text1"/>
                <w:sz w:val="24"/>
                <w:szCs w:val="24"/>
                <w:lang w:val="en"/>
              </w:rPr>
              <w:t>Method for creating a scalable graph database</w:t>
            </w:r>
          </w:p>
        </w:tc>
      </w:tr>
      <w:tr w:rsidR="52827552" w14:paraId="591151A5" w14:textId="77777777" w:rsidTr="52827552">
        <w:trPr>
          <w:trHeight w:val="315"/>
        </w:trPr>
        <w:tc>
          <w:tcPr>
            <w:tcW w:w="2025" w:type="dxa"/>
            <w:tcBorders>
              <w:top w:val="single" w:sz="4" w:space="0" w:color="auto"/>
              <w:left w:val="single" w:sz="4" w:space="0" w:color="auto"/>
              <w:bottom w:val="single" w:sz="4" w:space="0" w:color="auto"/>
              <w:right w:val="single" w:sz="4" w:space="0" w:color="auto"/>
            </w:tcBorders>
            <w:vAlign w:val="center"/>
          </w:tcPr>
          <w:p w14:paraId="2C5B9444" w14:textId="0439A3B0"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US10579734B2</w:t>
            </w:r>
          </w:p>
        </w:tc>
        <w:tc>
          <w:tcPr>
            <w:tcW w:w="7335" w:type="dxa"/>
            <w:tcBorders>
              <w:top w:val="single" w:sz="4" w:space="0" w:color="auto"/>
              <w:left w:val="single" w:sz="4" w:space="0" w:color="auto"/>
              <w:bottom w:val="single" w:sz="4" w:space="0" w:color="auto"/>
              <w:right w:val="single" w:sz="4" w:space="0" w:color="auto"/>
            </w:tcBorders>
            <w:vAlign w:val="center"/>
          </w:tcPr>
          <w:p w14:paraId="1A69DCC5" w14:textId="594C3AB5"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Web-Based Influence System and Method</w:t>
            </w:r>
          </w:p>
        </w:tc>
      </w:tr>
    </w:tbl>
    <w:p w14:paraId="74F0BCED" w14:textId="3A96CAAE" w:rsidR="52827552" w:rsidRDefault="52827552" w:rsidP="52827552">
      <w:pPr>
        <w:rPr>
          <w:sz w:val="24"/>
          <w:szCs w:val="24"/>
        </w:rPr>
      </w:pPr>
    </w:p>
    <w:p w14:paraId="65342D04" w14:textId="6FC2C05F" w:rsidR="52827552" w:rsidRDefault="52827552" w:rsidP="52827552">
      <w:pPr>
        <w:rPr>
          <w:b/>
          <w:bCs/>
          <w:sz w:val="28"/>
          <w:szCs w:val="28"/>
        </w:rPr>
      </w:pPr>
      <w:r w:rsidRPr="52827552">
        <w:rPr>
          <w:b/>
          <w:bCs/>
          <w:sz w:val="28"/>
          <w:szCs w:val="28"/>
        </w:rPr>
        <w:t>Technical Standards</w:t>
      </w:r>
    </w:p>
    <w:p w14:paraId="5A7AA87C" w14:textId="20C59815" w:rsidR="52827552" w:rsidRDefault="52827552" w:rsidP="52827552">
      <w:pPr>
        <w:rPr>
          <w:sz w:val="24"/>
          <w:szCs w:val="24"/>
        </w:rPr>
      </w:pPr>
    </w:p>
    <w:p w14:paraId="4778C51D" w14:textId="3D23E481" w:rsidR="52827552" w:rsidRDefault="52827552" w:rsidP="52827552">
      <w:pPr>
        <w:rPr>
          <w:sz w:val="24"/>
          <w:szCs w:val="24"/>
        </w:rPr>
      </w:pPr>
      <w:r w:rsidRPr="52827552">
        <w:rPr>
          <w:sz w:val="24"/>
          <w:szCs w:val="24"/>
        </w:rPr>
        <w:t>The information model of the proposed system follows W3C RDF, RDFS, OWL and SPARQL standards.</w:t>
      </w:r>
    </w:p>
    <w:p w14:paraId="68D78F31" w14:textId="5FAAD9FB" w:rsidR="52827552" w:rsidRDefault="52827552" w:rsidP="52827552">
      <w:pPr>
        <w:sectPr w:rsidR="52827552">
          <w:headerReference w:type="default" r:id="rId23"/>
          <w:footerReference w:type="default" r:id="rId24"/>
          <w:pgSz w:w="12240" w:h="15840"/>
          <w:pgMar w:top="1440" w:right="1440" w:bottom="1440" w:left="1440" w:header="720" w:footer="720" w:gutter="0"/>
          <w:cols w:space="720"/>
        </w:sectPr>
      </w:pPr>
    </w:p>
    <w:p w14:paraId="0000000E" w14:textId="77777777" w:rsidR="003C58DF" w:rsidRDefault="52827552">
      <w:pPr>
        <w:pStyle w:val="Heading1"/>
      </w:pPr>
      <w:bookmarkStart w:id="56" w:name="_xtc1hrqof0k"/>
      <w:bookmarkEnd w:id="56"/>
      <w:r>
        <w:lastRenderedPageBreak/>
        <w:t>E. Proposed R&amp;D Program</w:t>
      </w:r>
    </w:p>
    <w:p w14:paraId="64C62853" w14:textId="08922A09" w:rsidR="52827552" w:rsidRDefault="52827552" w:rsidP="52827552">
      <w:pPr>
        <w:spacing w:line="257" w:lineRule="auto"/>
      </w:pPr>
      <w:r w:rsidRPr="52827552">
        <w:rPr>
          <w:sz w:val="28"/>
          <w:szCs w:val="28"/>
          <w:lang w:val="en-US"/>
        </w:rPr>
        <w:t>Definitions</w:t>
      </w:r>
      <w:r w:rsidRPr="52827552">
        <w:rPr>
          <w:sz w:val="24"/>
          <w:szCs w:val="24"/>
          <w:lang w:val="en-US"/>
        </w:rPr>
        <w:t>:</w:t>
      </w:r>
    </w:p>
    <w:p w14:paraId="415FB3D6" w14:textId="38313DFD"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Backbone Graph – a subgraph of the Semantic Graph focusing on Key/Boost Posts, and Key/boost authors. Its purpose is to present the essence of the discussion with fewer details.  </w:t>
      </w:r>
    </w:p>
    <w:p w14:paraId="63504EF9" w14:textId="22FB8564"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Boost Author – an author whose posts/replies/reposts are followed by a dramatic increase in the volume of a discussion.   </w:t>
      </w:r>
    </w:p>
    <w:p w14:paraId="66C0D50A" w14:textId="0A080CA2" w:rsidR="52827552" w:rsidRDefault="52827552" w:rsidP="00D03717">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Cascade Graph – </w:t>
      </w:r>
      <w:del w:id="57" w:author="Tal Kelem" w:date="2022-04-09T14:05:00Z">
        <w:r w:rsidRPr="52827552" w:rsidDel="00D03717">
          <w:rPr>
            <w:rFonts w:ascii="Arial" w:eastAsia="Arial" w:hAnsi="Arial" w:cs="Arial"/>
            <w:sz w:val="24"/>
            <w:szCs w:val="24"/>
          </w:rPr>
          <w:delText xml:space="preserve">us </w:delText>
        </w:r>
      </w:del>
      <w:ins w:id="58" w:author="Tal Kelem" w:date="2022-04-09T14:05:00Z">
        <w:r w:rsidR="00D03717">
          <w:rPr>
            <w:rFonts w:ascii="Arial" w:eastAsia="Arial" w:hAnsi="Arial" w:cs="Arial"/>
            <w:sz w:val="24"/>
            <w:szCs w:val="24"/>
          </w:rPr>
          <w:t>i</w:t>
        </w:r>
        <w:r w:rsidR="00D03717" w:rsidRPr="52827552">
          <w:rPr>
            <w:rFonts w:ascii="Arial" w:eastAsia="Arial" w:hAnsi="Arial" w:cs="Arial"/>
            <w:sz w:val="24"/>
            <w:szCs w:val="24"/>
          </w:rPr>
          <w:t xml:space="preserve">s </w:t>
        </w:r>
      </w:ins>
      <w:r w:rsidRPr="52827552">
        <w:rPr>
          <w:rFonts w:ascii="Arial" w:eastAsia="Arial" w:hAnsi="Arial" w:cs="Arial"/>
          <w:sz w:val="24"/>
          <w:szCs w:val="24"/>
        </w:rPr>
        <w:t xml:space="preserve">an extension of the Interaction Graph focusing on inferred causal relationships between retweets.   </w:t>
      </w:r>
    </w:p>
    <w:p w14:paraId="0CFA06DE" w14:textId="38B05C62"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Classification – assigns posts to topics.  </w:t>
      </w:r>
    </w:p>
    <w:p w14:paraId="77A95979" w14:textId="7C4296AB"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Clustering – a grouping based on certain attributes and properties. </w:t>
      </w:r>
    </w:p>
    <w:p w14:paraId="336A2CC6" w14:textId="66FD672C"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Company – an organization, commercial or otherwise, or a subscribing entity (e.g., a person) </w:t>
      </w:r>
    </w:p>
    <w:p w14:paraId="22E38B66" w14:textId="4D87E464"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Discourse - a group of posts related to the same topic. </w:t>
      </w:r>
    </w:p>
    <w:p w14:paraId="6AF0E289" w14:textId="4627DD33"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Discourse graph – the discourse posts and the interactions between them (reply, mention, repost, inferred relation) </w:t>
      </w:r>
    </w:p>
    <w:p w14:paraId="01DC0BA7" w14:textId="284458B8"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Graph – an information representation of entities and relationships between them.   </w:t>
      </w:r>
    </w:p>
    <w:p w14:paraId="4E41EB44" w14:textId="71427F2F"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inferred causal relation – a relation between two retweets where the latter retweet is likely inspired by the former retweet. They are added when creating the cascade graph.  </w:t>
      </w:r>
    </w:p>
    <w:p w14:paraId="0841A798" w14:textId="347ABF09"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Key Author – an author that publishes Key Posts </w:t>
      </w:r>
    </w:p>
    <w:p w14:paraId="4357552E" w14:textId="7EB10C1A"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Key Post – </w:t>
      </w:r>
      <w:r w:rsidRPr="52827552">
        <w:rPr>
          <w:rFonts w:ascii="Arial" w:eastAsia="Arial" w:hAnsi="Arial" w:cs="Arial"/>
          <w:color w:val="000000" w:themeColor="text1"/>
          <w:sz w:val="24"/>
          <w:szCs w:val="24"/>
          <w:lang w:val="en"/>
        </w:rPr>
        <w:t>A post that is referenced a lot within a topic and referenced less outside that topic.</w:t>
      </w:r>
      <w:r w:rsidRPr="52827552">
        <w:rPr>
          <w:rFonts w:ascii="Arial" w:eastAsia="Arial" w:hAnsi="Arial" w:cs="Arial"/>
          <w:sz w:val="24"/>
          <w:szCs w:val="24"/>
        </w:rPr>
        <w:t xml:space="preserve"> </w:t>
      </w:r>
      <w:r w:rsidRPr="52827552">
        <w:rPr>
          <w:rFonts w:ascii="Arial" w:eastAsia="Arial" w:hAnsi="Arial" w:cs="Arial"/>
          <w:color w:val="000000" w:themeColor="text1"/>
          <w:sz w:val="24"/>
          <w:szCs w:val="24"/>
        </w:rPr>
        <w:t>The same concept may be applied also for hashtags and mentions</w:t>
      </w:r>
      <w:r w:rsidRPr="52827552">
        <w:rPr>
          <w:rFonts w:ascii="Arial" w:eastAsia="Arial" w:hAnsi="Arial" w:cs="Arial"/>
          <w:sz w:val="24"/>
          <w:szCs w:val="24"/>
        </w:rPr>
        <w:t xml:space="preserve">.   </w:t>
      </w:r>
    </w:p>
    <w:p w14:paraId="41AA0072" w14:textId="481D2B16"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Ontology – Entities, their properties and the relationship between the entities which provide the schema for the semantic DB. </w:t>
      </w:r>
    </w:p>
    <w:p w14:paraId="6A1AA5F3" w14:textId="44775AFC"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Person – the user of social media (could be a bot) interacting on social media. </w:t>
      </w:r>
    </w:p>
    <w:p w14:paraId="0AE1969D" w14:textId="292C0617"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Post – all social media messages, including twitter posts (most typical), Facebook posts, etc. </w:t>
      </w:r>
    </w:p>
    <w:p w14:paraId="20320E4A" w14:textId="20832380"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RDF – RDF stands for Resource Description Framework. It is a uniform information model to represent information as two nodes and the edge between them. It’s a W3C (the World Wide Web Consortium) recommendation that any information can be encoded this way. </w:t>
      </w:r>
    </w:p>
    <w:p w14:paraId="68CCC4BD" w14:textId="7CD7D66F"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Relevant topic – a topic that is of interest to the company </w:t>
      </w:r>
    </w:p>
    <w:p w14:paraId="57D2D7BA" w14:textId="30AFD25D"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Representative posts – a subset of posts in a cluster that are most representative for the whole cluster and provide text summarization. </w:t>
      </w:r>
    </w:p>
    <w:p w14:paraId="48DBE406" w14:textId="34472076"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Semantic graph – A semantic graph is a graph enriched with semantic classifications and hierarchies for both the entities and the relations. </w:t>
      </w:r>
    </w:p>
    <w:p w14:paraId="29EE0C03" w14:textId="1C323AF7"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Semantic Graph DB – a graph database designed to store W3C RDF statements (triples) and other attendant semantic relationships defined in W3C RDFS (RDF Schema) and OWL (Web Ontology Language) </w:t>
      </w:r>
    </w:p>
    <w:p w14:paraId="5F786F77" w14:textId="5E4F6F8A"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Support user – a support personal supporting users in the use of the system. </w:t>
      </w:r>
    </w:p>
    <w:p w14:paraId="3CD8DBDF" w14:textId="5AEE0306"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lastRenderedPageBreak/>
        <w:t xml:space="preserve">Topic – a group of posts associated with the issue, event, etc. </w:t>
      </w:r>
    </w:p>
    <w:p w14:paraId="1BFE618C" w14:textId="2B5A7367"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Triple – In RDF, information is represented as &lt;subject&gt; &lt;predicate&gt; &lt;object&gt;, where &lt;predicate&gt; is the “edge” between the two nodes, &lt;subject&gt; and &lt;object&gt;. </w:t>
      </w:r>
    </w:p>
    <w:p w14:paraId="2CBA8C53" w14:textId="27E47484" w:rsidR="52827552" w:rsidRDefault="52827552" w:rsidP="52827552">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User – someone using the system on behalf of the company.</w:t>
      </w:r>
    </w:p>
    <w:p w14:paraId="286382E3" w14:textId="32E9EA99" w:rsidR="52827552" w:rsidRDefault="52827552" w:rsidP="52827552">
      <w:pPr>
        <w:spacing w:line="257" w:lineRule="auto"/>
      </w:pPr>
      <w:r w:rsidRPr="52827552">
        <w:rPr>
          <w:sz w:val="24"/>
          <w:szCs w:val="24"/>
          <w:lang w:val="en-US"/>
        </w:rPr>
        <w:t xml:space="preserve"> </w:t>
      </w:r>
    </w:p>
    <w:p w14:paraId="00A1C04E" w14:textId="15604F98" w:rsidR="52827552" w:rsidRDefault="52827552">
      <w:r>
        <w:br/>
      </w:r>
    </w:p>
    <w:p w14:paraId="6BDEFF02" w14:textId="6FB8A95D" w:rsidR="52827552" w:rsidRDefault="52827552" w:rsidP="52827552"/>
    <w:p w14:paraId="0000000F" w14:textId="77777777" w:rsidR="003C58DF" w:rsidRDefault="003C58DF">
      <w:pPr>
        <w:sectPr w:rsidR="003C58DF">
          <w:headerReference w:type="default" r:id="rId25"/>
          <w:footerReference w:type="default" r:id="rId26"/>
          <w:pgSz w:w="12240" w:h="15840"/>
          <w:pgMar w:top="1440" w:right="1440" w:bottom="1440" w:left="1440" w:header="720" w:footer="720" w:gutter="0"/>
          <w:cols w:space="720"/>
        </w:sectPr>
      </w:pPr>
    </w:p>
    <w:p w14:paraId="00000010" w14:textId="77777777" w:rsidR="003C58DF" w:rsidRDefault="52827552">
      <w:pPr>
        <w:pStyle w:val="Heading2"/>
      </w:pPr>
      <w:bookmarkStart w:id="59" w:name="_6fevyzjgeymi"/>
      <w:bookmarkEnd w:id="59"/>
      <w:r>
        <w:t>E.1. Analysis of the Problem</w:t>
      </w:r>
    </w:p>
    <w:p w14:paraId="64305752" w14:textId="50CC9DE0" w:rsidR="52827552" w:rsidRDefault="52827552" w:rsidP="52827552">
      <w:pPr>
        <w:spacing w:after="300"/>
        <w:rPr>
          <w:rFonts w:asciiTheme="minorBidi" w:hAnsiTheme="minorBidi"/>
          <w:sz w:val="24"/>
          <w:szCs w:val="24"/>
        </w:rPr>
      </w:pPr>
      <w:r w:rsidRPr="52827552">
        <w:rPr>
          <w:rFonts w:asciiTheme="minorBidi" w:hAnsiTheme="minorBidi"/>
          <w:sz w:val="24"/>
          <w:szCs w:val="24"/>
        </w:rPr>
        <w:t>Companies are often interested in monitoring discourses about the company and its brands, especially regarding negative online discourses. Discourse might be intentionally executed by hostile competitors, legitimate criticism by customers and sometimes due to unintentional misstatements, all with potentially significant economic and reputational consequences. The company might also wish to know about a discourse showing great interest and praise for their product, services, or actions. The proposed system will help identify such discourses. It will provide tools to analyze the discourses with the purpose of understanding the dynamics on social media and mitigating potential damage to the company reputation.</w:t>
      </w:r>
    </w:p>
    <w:p w14:paraId="52BDCBB0" w14:textId="5D67B826" w:rsidR="52827552" w:rsidRDefault="52827552" w:rsidP="52827552">
      <w:pPr>
        <w:rPr>
          <w:rFonts w:asciiTheme="minorBidi" w:hAnsiTheme="minorBidi"/>
          <w:sz w:val="24"/>
          <w:szCs w:val="24"/>
        </w:rPr>
      </w:pPr>
      <w:r w:rsidRPr="52827552">
        <w:rPr>
          <w:rFonts w:asciiTheme="minorBidi" w:hAnsiTheme="minorBidi"/>
          <w:sz w:val="24"/>
          <w:szCs w:val="24"/>
        </w:rPr>
        <w:t>Identifying the existence of a hostile discourse against the company is a complex process because of the huge volume of discourse on social media and the variety of media platforms, most of which may be benevolent, irrelevant, or insignificant. DARPA (the US Defense Advanced Research Projects Agency) has in many solicitations, such as INCAS (Influence Campaign Awareness and Sensemaking) and MICE (Measuring the Information Control Environment), request for proposals in this area specifically to deal with all the fake news and conspiracy theories that may endanger the US national security. This is clearly an urgent problem and has not yet been resolved satisfactorily.</w:t>
      </w:r>
    </w:p>
    <w:p w14:paraId="00000011" w14:textId="2A9AC0A7" w:rsidR="003C58DF" w:rsidRDefault="52827552">
      <w:pPr>
        <w:pStyle w:val="Heading2"/>
      </w:pPr>
      <w:bookmarkStart w:id="60" w:name="_hw0s8bs7pb0"/>
      <w:bookmarkEnd w:id="60"/>
      <w:r>
        <w:t>E.2. Proposed Approach</w:t>
      </w:r>
    </w:p>
    <w:p w14:paraId="422F920D" w14:textId="27376B67" w:rsidR="00236263" w:rsidRPr="007A26D1" w:rsidRDefault="52827552" w:rsidP="00812B25">
      <w:pPr>
        <w:pStyle w:val="Heading3"/>
      </w:pPr>
      <w:bookmarkStart w:id="61" w:name="_Hlk98964436"/>
      <w:bookmarkEnd w:id="61"/>
      <w:r>
        <w:t>E.2.1</w:t>
      </w:r>
    </w:p>
    <w:p w14:paraId="4C6D8E67" w14:textId="2ECAEFE1" w:rsidR="00236263" w:rsidRPr="007A26D1" w:rsidRDefault="52827552" w:rsidP="52827552">
      <w:pPr>
        <w:spacing w:before="300" w:after="300"/>
        <w:rPr>
          <w:rFonts w:asciiTheme="minorBidi" w:hAnsiTheme="minorBidi"/>
          <w:sz w:val="24"/>
          <w:szCs w:val="24"/>
        </w:rPr>
      </w:pPr>
      <w:r w:rsidRPr="52827552">
        <w:rPr>
          <w:rFonts w:asciiTheme="minorBidi" w:hAnsiTheme="minorBidi"/>
          <w:sz w:val="24"/>
          <w:szCs w:val="24"/>
        </w:rPr>
        <w:t>The proposed system will filter through the massive noises to pick out consequential discourse waves at the earliest. The initial filtering of relevant information will be based on the company taxonomy, which is built on the concepts and terms relevant to the specific company. It will analyze each significant (in size and intensity) discourse to measure its potential interest to the company</w:t>
      </w:r>
      <w:commentRangeStart w:id="62"/>
      <w:r w:rsidRPr="52827552">
        <w:rPr>
          <w:rFonts w:asciiTheme="minorBidi" w:hAnsiTheme="minorBidi"/>
          <w:sz w:val="24"/>
          <w:szCs w:val="24"/>
        </w:rPr>
        <w:t>.</w:t>
      </w:r>
      <w:commentRangeEnd w:id="62"/>
      <w:r w:rsidR="00236263">
        <w:rPr>
          <w:rStyle w:val="CommentReference"/>
        </w:rPr>
        <w:commentReference w:id="62"/>
      </w:r>
      <w:r w:rsidRPr="52827552">
        <w:rPr>
          <w:rFonts w:asciiTheme="minorBidi" w:hAnsiTheme="minorBidi"/>
          <w:sz w:val="24"/>
          <w:szCs w:val="24"/>
        </w:rPr>
        <w:t xml:space="preserve"> Furthermore, it will present the essence of each interesting discourse to the public relationships experts to facilitate an </w:t>
      </w:r>
      <w:r w:rsidRPr="52827552">
        <w:rPr>
          <w:rFonts w:asciiTheme="minorBidi" w:hAnsiTheme="minorBidi"/>
          <w:sz w:val="24"/>
          <w:szCs w:val="24"/>
        </w:rPr>
        <w:lastRenderedPageBreak/>
        <w:t xml:space="preserve">investigation. The system will present why this discourse </w:t>
      </w:r>
      <w:proofErr w:type="gramStart"/>
      <w:r w:rsidRPr="52827552">
        <w:rPr>
          <w:rFonts w:asciiTheme="minorBidi" w:hAnsiTheme="minorBidi"/>
          <w:sz w:val="24"/>
          <w:szCs w:val="24"/>
        </w:rPr>
        <w:t>was chosen</w:t>
      </w:r>
      <w:proofErr w:type="gramEnd"/>
      <w:r w:rsidRPr="52827552">
        <w:rPr>
          <w:rFonts w:asciiTheme="minorBidi" w:hAnsiTheme="minorBidi"/>
          <w:sz w:val="24"/>
          <w:szCs w:val="24"/>
        </w:rPr>
        <w:t xml:space="preserve"> and the key elements of the discourse, i.e. key posts that received the most attention and the users that boost the effect of the key posts, on a discourse backbone timeline. The system will provide graphical tools for users to explore the discourse timeline and drill down to other available information. </w:t>
      </w:r>
    </w:p>
    <w:p w14:paraId="21FCE7A7" w14:textId="10B8CE94" w:rsidR="00236263" w:rsidRPr="007A26D1" w:rsidRDefault="44B779EB">
      <w:pPr>
        <w:spacing w:before="300" w:after="300"/>
        <w:rPr>
          <w:rFonts w:asciiTheme="minorBidi" w:hAnsiTheme="minorBidi"/>
          <w:sz w:val="24"/>
          <w:szCs w:val="24"/>
        </w:rPr>
        <w:pPrChange w:id="63" w:author="Hana Galperin" w:date="2022-03-30T09:04:00Z">
          <w:pPr/>
        </w:pPrChange>
      </w:pPr>
      <w:r w:rsidRPr="44B779EB">
        <w:rPr>
          <w:rFonts w:asciiTheme="minorBidi" w:hAnsiTheme="minorBidi"/>
          <w:b/>
          <w:bCs/>
          <w:sz w:val="24"/>
          <w:szCs w:val="24"/>
        </w:rPr>
        <w:t>The process:</w:t>
      </w:r>
    </w:p>
    <w:p w14:paraId="7E4FAA29" w14:textId="77777777" w:rsidR="00236263" w:rsidRPr="007A26D1" w:rsidRDefault="52827552" w:rsidP="52827552">
      <w:pPr>
        <w:pStyle w:val="ListParagraph"/>
        <w:numPr>
          <w:ilvl w:val="0"/>
          <w:numId w:val="15"/>
        </w:numPr>
        <w:rPr>
          <w:rFonts w:asciiTheme="minorBidi" w:hAnsiTheme="minorBidi"/>
          <w:sz w:val="24"/>
          <w:szCs w:val="24"/>
        </w:rPr>
      </w:pPr>
      <w:r w:rsidRPr="52827552">
        <w:rPr>
          <w:rFonts w:asciiTheme="minorBidi" w:hAnsiTheme="minorBidi"/>
          <w:b/>
          <w:bCs/>
          <w:sz w:val="24"/>
          <w:szCs w:val="24"/>
        </w:rPr>
        <w:t>Data Collection and Monitoring:</w:t>
      </w:r>
    </w:p>
    <w:p w14:paraId="513FE573" w14:textId="698E0DD9" w:rsidR="00236263" w:rsidRPr="007A26D1" w:rsidRDefault="52827552" w:rsidP="52827552">
      <w:pPr>
        <w:pStyle w:val="ListParagraph"/>
        <w:numPr>
          <w:ilvl w:val="1"/>
          <w:numId w:val="15"/>
        </w:numPr>
        <w:rPr>
          <w:rFonts w:asciiTheme="minorBidi" w:hAnsiTheme="minorBidi"/>
          <w:sz w:val="24"/>
          <w:szCs w:val="24"/>
        </w:rPr>
      </w:pPr>
      <w:r w:rsidRPr="52827552">
        <w:rPr>
          <w:rFonts w:asciiTheme="minorBidi" w:hAnsiTheme="minorBidi"/>
          <w:sz w:val="24"/>
          <w:szCs w:val="24"/>
        </w:rPr>
        <w:t xml:space="preserve">Building the company </w:t>
      </w:r>
      <w:commentRangeStart w:id="64"/>
      <w:r w:rsidRPr="52827552">
        <w:rPr>
          <w:rFonts w:asciiTheme="minorBidi" w:hAnsiTheme="minorBidi"/>
          <w:sz w:val="24"/>
          <w:szCs w:val="24"/>
        </w:rPr>
        <w:t>taxonomy, which contains all relevant terms, their hierarchy, their alternative names plus other data management information. A taxonomy may evolve over time. The taxonomy for Twitter data collection may include</w:t>
      </w:r>
      <w:commentRangeEnd w:id="64"/>
      <w:r w:rsidR="00236263">
        <w:rPr>
          <w:rStyle w:val="CommentReference"/>
        </w:rPr>
        <w:commentReference w:id="64"/>
      </w:r>
      <w:r w:rsidRPr="52827552">
        <w:rPr>
          <w:rFonts w:asciiTheme="minorBidi" w:hAnsiTheme="minorBidi"/>
          <w:sz w:val="24"/>
          <w:szCs w:val="24"/>
        </w:rPr>
        <w:t>:</w:t>
      </w:r>
    </w:p>
    <w:p w14:paraId="3D3B3AC8" w14:textId="29C22634"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 xml:space="preserve">Company name, the products or services it </w:t>
      </w:r>
      <w:proofErr w:type="gramStart"/>
      <w:r w:rsidRPr="52827552">
        <w:rPr>
          <w:rFonts w:asciiTheme="minorBidi" w:hAnsiTheme="minorBidi"/>
          <w:sz w:val="24"/>
          <w:szCs w:val="24"/>
        </w:rPr>
        <w:t>provides,</w:t>
      </w:r>
      <w:proofErr w:type="gramEnd"/>
      <w:r w:rsidRPr="52827552">
        <w:rPr>
          <w:rFonts w:asciiTheme="minorBidi" w:hAnsiTheme="minorBidi"/>
          <w:sz w:val="24"/>
          <w:szCs w:val="24"/>
        </w:rPr>
        <w:t xml:space="preserve"> relevant well-known people in the company and outside the company or any other relevant entities. </w:t>
      </w:r>
    </w:p>
    <w:p w14:paraId="244ACC85" w14:textId="2453A9FB"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Known issues and events that people talk about and planned future events.</w:t>
      </w:r>
    </w:p>
    <w:p w14:paraId="376FA932" w14:textId="2D9DD24B"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Relevant keywords hashtags</w:t>
      </w:r>
    </w:p>
    <w:p w14:paraId="03FD2086" w14:textId="57CA0F90" w:rsidR="00236263" w:rsidRPr="007A26D1" w:rsidRDefault="52827552" w:rsidP="0FC05E03">
      <w:pPr>
        <w:pStyle w:val="ListParagraph"/>
        <w:numPr>
          <w:ilvl w:val="1"/>
          <w:numId w:val="15"/>
        </w:numPr>
        <w:rPr>
          <w:rFonts w:asciiTheme="minorBidi" w:hAnsiTheme="minorBidi"/>
          <w:sz w:val="24"/>
          <w:szCs w:val="24"/>
        </w:rPr>
      </w:pPr>
      <w:r w:rsidRPr="52827552">
        <w:rPr>
          <w:rFonts w:asciiTheme="minorBidi" w:hAnsiTheme="minorBidi"/>
          <w:b/>
          <w:bCs/>
          <w:sz w:val="24"/>
          <w:szCs w:val="24"/>
        </w:rPr>
        <w:t>Collection</w:t>
      </w:r>
      <w:r w:rsidRPr="52827552">
        <w:rPr>
          <w:rFonts w:asciiTheme="minorBidi" w:hAnsiTheme="minorBidi"/>
          <w:sz w:val="24"/>
          <w:szCs w:val="24"/>
        </w:rPr>
        <w:t xml:space="preserve"> from social media - The system collects historical posts limited to the last several months to train the process (see below) and establish a baseline for subsequent processing. It continues to collect, process, and monitor posts from the defined social media on an ongoing basis while the company uses the service. The system will use the company taxonomy to filter only those that are relevant to the company. The collection of posts includes the collection of the following details:</w:t>
      </w:r>
    </w:p>
    <w:p w14:paraId="20D55739"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Post</w:t>
      </w:r>
    </w:p>
    <w:p w14:paraId="337FF56F"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Based on what was collected (keywords or hashtags)</w:t>
      </w:r>
    </w:p>
    <w:p w14:paraId="4EF760FD"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The person that wrote the post</w:t>
      </w:r>
    </w:p>
    <w:p w14:paraId="0350B68F"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Post date</w:t>
      </w:r>
    </w:p>
    <w:p w14:paraId="4A784DF6"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Is original or repost and if repost which post is the original</w:t>
      </w:r>
    </w:p>
    <w:p w14:paraId="0453B130"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Number of responses to the post (repost, comment, mention, like)</w:t>
      </w:r>
    </w:p>
    <w:p w14:paraId="19C12840" w14:textId="77777777"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The responses to the post, including who responded and the information about them (detailed in c)</w:t>
      </w:r>
    </w:p>
    <w:p w14:paraId="2231E05D" w14:textId="3180C896" w:rsidR="00236263" w:rsidRPr="007A26D1" w:rsidRDefault="52827552" w:rsidP="52827552">
      <w:pPr>
        <w:pStyle w:val="ListParagraph"/>
        <w:numPr>
          <w:ilvl w:val="2"/>
          <w:numId w:val="15"/>
        </w:numPr>
        <w:rPr>
          <w:rFonts w:asciiTheme="minorBidi" w:hAnsiTheme="minorBidi"/>
          <w:sz w:val="24"/>
          <w:szCs w:val="24"/>
        </w:rPr>
      </w:pPr>
      <w:r w:rsidRPr="52827552">
        <w:rPr>
          <w:rFonts w:asciiTheme="minorBidi" w:hAnsiTheme="minorBidi"/>
          <w:sz w:val="24"/>
          <w:szCs w:val="24"/>
        </w:rPr>
        <w:t>Information about the person that is available on social media.</w:t>
      </w:r>
    </w:p>
    <w:p w14:paraId="4EA9B39B" w14:textId="7908BE13" w:rsidR="52827552" w:rsidRDefault="52827552" w:rsidP="52827552">
      <w:pPr>
        <w:ind w:left="1620"/>
        <w:rPr>
          <w:rFonts w:ascii="Cambria" w:eastAsia="Cambria" w:hAnsi="Cambria"/>
          <w:sz w:val="24"/>
          <w:szCs w:val="24"/>
        </w:rPr>
      </w:pPr>
      <w:r w:rsidRPr="52827552">
        <w:rPr>
          <w:rFonts w:asciiTheme="minorBidi" w:eastAsia="Cambria" w:hAnsiTheme="minorBidi"/>
          <w:sz w:val="24"/>
          <w:szCs w:val="24"/>
        </w:rPr>
        <w:t>(</w:t>
      </w:r>
      <w:proofErr w:type="spellStart"/>
      <w:r w:rsidRPr="52827552">
        <w:rPr>
          <w:rFonts w:asciiTheme="minorBidi" w:eastAsia="Cambria" w:hAnsiTheme="minorBidi"/>
          <w:sz w:val="24"/>
          <w:szCs w:val="24"/>
        </w:rPr>
        <w:t>i</w:t>
      </w:r>
      <w:proofErr w:type="spellEnd"/>
      <w:r w:rsidRPr="52827552">
        <w:rPr>
          <w:rFonts w:asciiTheme="minorBidi" w:eastAsia="Cambria" w:hAnsiTheme="minorBidi"/>
          <w:sz w:val="24"/>
          <w:szCs w:val="24"/>
        </w:rPr>
        <w:t>) to (v) can be extracted from individual posts, while (vi) to (viii) can only be obtained after discourse waves are computed either through clustering or by following the discourse interaction chain.</w:t>
      </w:r>
    </w:p>
    <w:p w14:paraId="60EF5474" w14:textId="38D0514E" w:rsidR="52827552" w:rsidRDefault="52827552" w:rsidP="52827552">
      <w:pPr>
        <w:ind w:left="1620"/>
        <w:rPr>
          <w:rFonts w:asciiTheme="minorBidi" w:eastAsia="Cambria" w:hAnsiTheme="minorBidi"/>
          <w:sz w:val="24"/>
          <w:szCs w:val="24"/>
        </w:rPr>
      </w:pPr>
    </w:p>
    <w:p w14:paraId="6C92E32E" w14:textId="1A85AB65" w:rsidR="52827552" w:rsidRDefault="52827552" w:rsidP="52827552">
      <w:pPr>
        <w:ind w:left="1620"/>
        <w:rPr>
          <w:rFonts w:asciiTheme="minorBidi" w:eastAsia="Cambria" w:hAnsiTheme="minorBidi"/>
          <w:sz w:val="24"/>
          <w:szCs w:val="24"/>
        </w:rPr>
      </w:pPr>
      <w:r w:rsidRPr="52827552">
        <w:rPr>
          <w:rFonts w:asciiTheme="minorBidi" w:eastAsia="Cambria" w:hAnsiTheme="minorBidi"/>
          <w:sz w:val="24"/>
          <w:szCs w:val="24"/>
        </w:rPr>
        <w:t>Here is a schematic model of the information extracted from each post.</w:t>
      </w:r>
    </w:p>
    <w:p w14:paraId="2D526F4C" w14:textId="7A6A5D59" w:rsidR="52827552" w:rsidRDefault="52827552" w:rsidP="52827552">
      <w:pPr>
        <w:ind w:left="1620"/>
      </w:pPr>
      <w:r>
        <w:rPr>
          <w:noProof/>
          <w:lang w:val="en-US" w:eastAsia="en-US"/>
        </w:rPr>
        <w:lastRenderedPageBreak/>
        <w:drawing>
          <wp:inline distT="0" distB="0" distL="0" distR="0" wp14:anchorId="32BD86FF" wp14:editId="1A261F37">
            <wp:extent cx="4572000" cy="2790825"/>
            <wp:effectExtent l="0" t="0" r="0" b="0"/>
            <wp:docPr id="1526957704" name="Picture 152695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14:paraId="7AA00111" w14:textId="65403DE7" w:rsidR="52827552" w:rsidRDefault="52827552" w:rsidP="52827552">
      <w:pPr>
        <w:ind w:left="1620"/>
      </w:pPr>
      <w:r>
        <w:t>By following the interaction (publish, reply, like, repost) chain, the system will stitch together the conversation chain (a discourse) for subsequent analyses.</w:t>
      </w:r>
    </w:p>
    <w:p w14:paraId="282BA6F9" w14:textId="12441275" w:rsidR="52827552" w:rsidRDefault="52827552" w:rsidP="52827552">
      <w:pPr>
        <w:ind w:left="1620"/>
      </w:pPr>
    </w:p>
    <w:p w14:paraId="1ADC1FE4" w14:textId="1601682A" w:rsidR="52827552" w:rsidRDefault="52827552" w:rsidP="52827552">
      <w:pPr>
        <w:pStyle w:val="ListParagraph"/>
        <w:numPr>
          <w:ilvl w:val="1"/>
          <w:numId w:val="15"/>
        </w:numPr>
        <w:rPr>
          <w:rFonts w:asciiTheme="minorBidi" w:eastAsiaTheme="minorBidi" w:hAnsiTheme="minorBidi"/>
          <w:b/>
          <w:bCs/>
          <w:sz w:val="24"/>
          <w:szCs w:val="24"/>
        </w:rPr>
      </w:pPr>
      <w:r w:rsidRPr="52827552">
        <w:rPr>
          <w:rFonts w:asciiTheme="minorBidi" w:hAnsiTheme="minorBidi"/>
          <w:b/>
          <w:bCs/>
          <w:sz w:val="24"/>
          <w:szCs w:val="24"/>
        </w:rPr>
        <w:t>Storing in the semantic DB</w:t>
      </w:r>
      <w:r w:rsidRPr="52827552">
        <w:rPr>
          <w:rFonts w:asciiTheme="minorBidi" w:hAnsiTheme="minorBidi"/>
          <w:sz w:val="24"/>
          <w:szCs w:val="24"/>
        </w:rPr>
        <w:t xml:space="preserve"> – the collected posts are filtered from the massive data stream based on the company taxonomy. Details of the posts are transformed into RDF semantic statements based on an ontological information model. RDF from W3C is a uniform way to represent information or knowledge with subject-predicate-object. For example, &lt;post2&gt; &lt;reply&gt; &lt;post1&gt; and &lt;post1&gt; &lt;</w:t>
      </w:r>
      <w:proofErr w:type="spellStart"/>
      <w:r w:rsidRPr="52827552">
        <w:rPr>
          <w:rFonts w:asciiTheme="minorBidi" w:hAnsiTheme="minorBidi"/>
          <w:sz w:val="24"/>
          <w:szCs w:val="24"/>
        </w:rPr>
        <w:t>postDate</w:t>
      </w:r>
      <w:proofErr w:type="spellEnd"/>
      <w:r w:rsidRPr="52827552">
        <w:rPr>
          <w:rFonts w:asciiTheme="minorBidi" w:hAnsiTheme="minorBidi"/>
          <w:sz w:val="24"/>
          <w:szCs w:val="24"/>
        </w:rPr>
        <w:t>&gt; “2022-04-02"^^</w:t>
      </w:r>
      <w:proofErr w:type="spellStart"/>
      <w:r w:rsidRPr="52827552">
        <w:rPr>
          <w:rFonts w:asciiTheme="minorBidi" w:hAnsiTheme="minorBidi"/>
          <w:sz w:val="24"/>
          <w:szCs w:val="24"/>
        </w:rPr>
        <w:t>xsd</w:t>
      </w:r>
      <w:proofErr w:type="gramStart"/>
      <w:r w:rsidRPr="52827552">
        <w:rPr>
          <w:rFonts w:asciiTheme="minorBidi" w:hAnsiTheme="minorBidi"/>
          <w:sz w:val="24"/>
          <w:szCs w:val="24"/>
        </w:rPr>
        <w:t>:date</w:t>
      </w:r>
      <w:proofErr w:type="spellEnd"/>
      <w:proofErr w:type="gramEnd"/>
      <w:r w:rsidRPr="52827552">
        <w:rPr>
          <w:rFonts w:asciiTheme="minorBidi" w:hAnsiTheme="minorBidi"/>
          <w:sz w:val="24"/>
          <w:szCs w:val="24"/>
        </w:rPr>
        <w:t xml:space="preserve"> are two RDF statements representing one of the conversation chains. The RDF statements </w:t>
      </w:r>
      <w:commentRangeStart w:id="65"/>
      <w:commentRangeStart w:id="66"/>
      <w:r w:rsidRPr="52827552">
        <w:rPr>
          <w:rFonts w:asciiTheme="minorBidi" w:hAnsiTheme="minorBidi"/>
          <w:sz w:val="24"/>
          <w:szCs w:val="24"/>
        </w:rPr>
        <w:t xml:space="preserve">will be stored in a </w:t>
      </w:r>
      <w:proofErr w:type="spellStart"/>
      <w:r w:rsidRPr="52827552">
        <w:rPr>
          <w:rFonts w:asciiTheme="minorBidi" w:hAnsiTheme="minorBidi"/>
          <w:sz w:val="24"/>
          <w:szCs w:val="24"/>
        </w:rPr>
        <w:t>Allegrograph</w:t>
      </w:r>
      <w:proofErr w:type="spellEnd"/>
      <w:r w:rsidRPr="52827552">
        <w:rPr>
          <w:rFonts w:asciiTheme="minorBidi" w:hAnsiTheme="minorBidi"/>
          <w:sz w:val="24"/>
          <w:szCs w:val="24"/>
        </w:rPr>
        <w:t xml:space="preserve"> database for subsequent processing. Similarly, when discourse waves are computed, they will also be represented as RDF statements and stored in the same database.</w:t>
      </w:r>
      <w:commentRangeEnd w:id="65"/>
      <w:r>
        <w:rPr>
          <w:rStyle w:val="CommentReference"/>
        </w:rPr>
        <w:commentReference w:id="65"/>
      </w:r>
      <w:commentRangeEnd w:id="66"/>
      <w:r>
        <w:rPr>
          <w:rStyle w:val="CommentReference"/>
        </w:rPr>
        <w:commentReference w:id="66"/>
      </w:r>
    </w:p>
    <w:p w14:paraId="385B9B04" w14:textId="7388A8D0" w:rsidR="00236263" w:rsidRPr="00A5232F" w:rsidRDefault="52827552" w:rsidP="52827552">
      <w:pPr>
        <w:pStyle w:val="ListParagraph"/>
        <w:numPr>
          <w:ilvl w:val="1"/>
          <w:numId w:val="15"/>
        </w:numPr>
        <w:rPr>
          <w:rFonts w:asciiTheme="minorBidi" w:hAnsiTheme="minorBidi"/>
          <w:b/>
          <w:bCs/>
          <w:sz w:val="24"/>
          <w:szCs w:val="24"/>
        </w:rPr>
      </w:pPr>
      <w:r w:rsidRPr="52827552">
        <w:rPr>
          <w:rFonts w:asciiTheme="minorBidi" w:hAnsiTheme="minorBidi"/>
          <w:b/>
          <w:bCs/>
          <w:sz w:val="24"/>
          <w:szCs w:val="24"/>
        </w:rPr>
        <w:t xml:space="preserve">Data Collection Monitoring – </w:t>
      </w:r>
      <w:r w:rsidRPr="52827552">
        <w:rPr>
          <w:rFonts w:asciiTheme="minorBidi" w:hAnsiTheme="minorBidi"/>
          <w:sz w:val="24"/>
          <w:szCs w:val="24"/>
        </w:rPr>
        <w:t xml:space="preserve">The system continues to collect and filter posts and other associated data from social media. The users may modify the taxonomy, after reviewing the extracted posts, to better reflect their interest. This in turn will affect the collected data. </w:t>
      </w:r>
    </w:p>
    <w:p w14:paraId="2D56AE36" w14:textId="6A65FC17" w:rsidR="00236263" w:rsidRPr="007A26D1" w:rsidRDefault="52827552" w:rsidP="52827552">
      <w:pPr>
        <w:pStyle w:val="ListParagraph"/>
        <w:numPr>
          <w:ilvl w:val="0"/>
          <w:numId w:val="15"/>
        </w:numPr>
        <w:rPr>
          <w:rFonts w:asciiTheme="minorBidi" w:hAnsiTheme="minorBidi"/>
          <w:b/>
          <w:bCs/>
          <w:sz w:val="24"/>
          <w:szCs w:val="24"/>
        </w:rPr>
      </w:pPr>
      <w:r w:rsidRPr="52827552">
        <w:rPr>
          <w:rFonts w:asciiTheme="minorBidi" w:hAnsiTheme="minorBidi"/>
          <w:b/>
          <w:bCs/>
          <w:sz w:val="24"/>
          <w:szCs w:val="24"/>
        </w:rPr>
        <w:t>Building Cascade Graphs</w:t>
      </w:r>
      <w:r w:rsidRPr="52827552">
        <w:rPr>
          <w:rFonts w:asciiTheme="minorBidi" w:hAnsiTheme="minorBidi"/>
          <w:sz w:val="24"/>
          <w:szCs w:val="24"/>
        </w:rPr>
        <w:t xml:space="preserve"> – the information contained in the semantic graph will be analyzed to infer causal relationships between posts. For example, consider two retweets A and B of the same original post. Twitter does not provide an indication whether the author of B retweeted after seeing A or independently from it. But the likelihood of a causal relationship between A and B can be inferred from the relationships between their authors and the timing of the retweets. These causal relationships are required for the analysis of discourse spread and for construction of the discourse backbone graph. </w:t>
      </w:r>
    </w:p>
    <w:p w14:paraId="71662B93" w14:textId="2114EB51" w:rsidR="00236263" w:rsidRPr="00A237B5" w:rsidRDefault="52827552" w:rsidP="52827552">
      <w:pPr>
        <w:pStyle w:val="ListParagraph"/>
        <w:numPr>
          <w:ilvl w:val="0"/>
          <w:numId w:val="15"/>
        </w:numPr>
        <w:rPr>
          <w:rFonts w:asciiTheme="minorBidi" w:hAnsiTheme="minorBidi"/>
          <w:sz w:val="24"/>
          <w:szCs w:val="24"/>
        </w:rPr>
      </w:pPr>
      <w:r w:rsidRPr="52827552">
        <w:rPr>
          <w:rFonts w:asciiTheme="minorBidi" w:hAnsiTheme="minorBidi"/>
          <w:b/>
          <w:bCs/>
          <w:sz w:val="24"/>
          <w:szCs w:val="24"/>
        </w:rPr>
        <w:t>Topic modeling using relevance feedback -</w:t>
      </w:r>
      <w:r w:rsidRPr="52827552">
        <w:rPr>
          <w:rFonts w:asciiTheme="minorBidi" w:hAnsiTheme="minorBidi"/>
          <w:sz w:val="24"/>
          <w:szCs w:val="24"/>
        </w:rPr>
        <w:t xml:space="preserve"> The system will perform a post clustering process on the collected posts into clusters (discourse waves) based </w:t>
      </w:r>
      <w:r w:rsidRPr="52827552">
        <w:rPr>
          <w:rFonts w:asciiTheme="minorBidi" w:hAnsiTheme="minorBidi"/>
          <w:sz w:val="24"/>
          <w:szCs w:val="24"/>
        </w:rPr>
        <w:lastRenderedPageBreak/>
        <w:t xml:space="preserve">on similarity measures. On each topic, the system will perform topic modeling using user feedback. The complete process consists of clustering, topic modeling, user feedback, classification and filtering. The initial step is done on the historical posts of the last X months and creates groups of posts related to the same topic according to word distribution (e.g., the LDA algorithm), state of the art natural language processing algorithms (e.g., </w:t>
      </w:r>
      <w:proofErr w:type="spellStart"/>
      <w:r w:rsidRPr="52827552">
        <w:rPr>
          <w:rFonts w:asciiTheme="minorBidi" w:hAnsiTheme="minorBidi"/>
          <w:sz w:val="24"/>
          <w:szCs w:val="24"/>
        </w:rPr>
        <w:t>BERTopic</w:t>
      </w:r>
      <w:proofErr w:type="spellEnd"/>
      <w:r w:rsidRPr="52827552">
        <w:rPr>
          <w:rFonts w:asciiTheme="minorBidi" w:hAnsiTheme="minorBidi"/>
          <w:sz w:val="24"/>
          <w:szCs w:val="24"/>
        </w:rPr>
        <w:t xml:space="preserve">), etc. Each topic is a potential discourse, and some of them may be part of a specific hostile campaign. During the user feedback step, a small subgroup of representative posts is selected for each topic. These representative posts are displayed to the user in an order of relevance to the topic (using LDA probabilities for example). The user will provide a name for each topic and mark it as relevant (interesting) or irrelevant (not interesting). He also marks some of the representative posts as either relevant or irrelevant. If a topic contains both relevant and irrelevant posts, we mark it as ambiguous and split it into smaller topics. This process will continue until all topics are marked as either relevant or irrelevant. </w:t>
      </w:r>
      <w:r w:rsidR="44B779EB">
        <w:br/>
      </w:r>
      <w:r w:rsidRPr="52827552">
        <w:rPr>
          <w:rFonts w:asciiTheme="minorBidi" w:hAnsiTheme="minorBidi"/>
          <w:sz w:val="24"/>
          <w:szCs w:val="24"/>
        </w:rPr>
        <w:t>In the classification and filtering step, each topic labeled as relevant becomes a category, where the representative group of posts is used as the training set for the category. New posts that are collected on an ongoing basis are classified into defined categories. The posts that are categorized into irrelevant categories will be marked as such and will not enter the rest of the process.</w:t>
      </w:r>
    </w:p>
    <w:p w14:paraId="77A29E0F" w14:textId="77777777" w:rsidR="00236263" w:rsidRPr="00033978" w:rsidRDefault="00236263" w:rsidP="00236263">
      <w:pPr>
        <w:pStyle w:val="ListParagraph"/>
        <w:rPr>
          <w:rFonts w:asciiTheme="minorBidi" w:hAnsiTheme="minorBidi"/>
          <w:sz w:val="24"/>
          <w:szCs w:val="24"/>
        </w:rPr>
      </w:pPr>
      <w:r w:rsidRPr="003C1718">
        <w:rPr>
          <w:rFonts w:asciiTheme="minorBidi" w:hAnsiTheme="minorBidi"/>
          <w:sz w:val="24"/>
          <w:szCs w:val="24"/>
        </w:rPr>
        <w:t>Posts that will not be categorized into any of the categories will be collected. Once enough posts are accumulated, the system will perform the post clustering process again. Each new relevant topic can be added to an existing category or create a new one. The classifier will be updated accordingly. The system will provide the analyst with tools to inspect the results of the classification function and improve it. The system will present posts and their assigned category. The user may override the assigned category, which will be used to improve the classification.</w:t>
      </w:r>
    </w:p>
    <w:p w14:paraId="3496A8CD" w14:textId="7CB7FB50" w:rsidR="00236263" w:rsidRPr="007A26D1" w:rsidRDefault="52827552" w:rsidP="52827552">
      <w:pPr>
        <w:pStyle w:val="ListParagraph"/>
        <w:numPr>
          <w:ilvl w:val="0"/>
          <w:numId w:val="15"/>
        </w:numPr>
        <w:rPr>
          <w:rFonts w:asciiTheme="minorBidi" w:eastAsiaTheme="minorBidi" w:hAnsiTheme="minorBidi"/>
          <w:sz w:val="24"/>
          <w:szCs w:val="24"/>
        </w:rPr>
      </w:pPr>
      <w:r w:rsidRPr="52827552">
        <w:rPr>
          <w:rFonts w:asciiTheme="minorBidi" w:hAnsiTheme="minorBidi"/>
          <w:b/>
          <w:bCs/>
          <w:sz w:val="24"/>
          <w:szCs w:val="24"/>
        </w:rPr>
        <w:t>Event Detection</w:t>
      </w:r>
      <w:r w:rsidRPr="52827552">
        <w:rPr>
          <w:rFonts w:asciiTheme="minorBidi" w:hAnsiTheme="minorBidi"/>
          <w:sz w:val="24"/>
          <w:szCs w:val="24"/>
        </w:rPr>
        <w:t xml:space="preserve"> - </w:t>
      </w:r>
      <w:r w:rsidRPr="52827552">
        <w:rPr>
          <w:rFonts w:ascii="Arial" w:eastAsia="Arial" w:hAnsi="Arial" w:cs="Arial"/>
          <w:color w:val="000000" w:themeColor="text1"/>
          <w:sz w:val="24"/>
          <w:szCs w:val="24"/>
        </w:rPr>
        <w:t>The system will also perform an Event Detection process on the collected posts and provide a tag to the posts belonging to a particular event. Event detection methods cluster posts based on their semantic similarity using a document kernel method. Document kernel methods get two documents as input and output a score representing the documents’ similarity. We proposed a novel document kernel that is based on a pre-trained paraphrase classification method. The objective of the paraphrase classification method is to estimate whether a pair of sentences are paraphrases of each other. Then, we can use the paraphrase classification method as a document kernel and cluster similar posts together using an incremental clustering method. To detect whether a cluster is an event, we present representative posts for each cluster and ask the user to label it as an event or not. Then we use the labels to finetune our method and train a classifier that identifies if a given cluster relates to an event. Representative posts are posts that have the highest probability of relating to the event</w:t>
      </w:r>
      <w:r w:rsidRPr="52827552">
        <w:rPr>
          <w:rFonts w:asciiTheme="minorBidi" w:hAnsiTheme="minorBidi"/>
          <w:sz w:val="28"/>
          <w:szCs w:val="28"/>
        </w:rPr>
        <w:t>.</w:t>
      </w:r>
    </w:p>
    <w:p w14:paraId="12D683FC" w14:textId="1649D684" w:rsidR="00236263" w:rsidRPr="007A26D1" w:rsidRDefault="52827552" w:rsidP="52827552">
      <w:pPr>
        <w:pStyle w:val="ListParagraph"/>
        <w:numPr>
          <w:ilvl w:val="0"/>
          <w:numId w:val="15"/>
        </w:numPr>
        <w:rPr>
          <w:rFonts w:asciiTheme="minorBidi" w:hAnsiTheme="minorBidi"/>
          <w:b/>
          <w:bCs/>
          <w:sz w:val="24"/>
          <w:szCs w:val="24"/>
        </w:rPr>
      </w:pPr>
      <w:r w:rsidRPr="52827552">
        <w:rPr>
          <w:rFonts w:asciiTheme="minorBidi" w:hAnsiTheme="minorBidi"/>
          <w:b/>
          <w:bCs/>
          <w:sz w:val="24"/>
          <w:szCs w:val="24"/>
        </w:rPr>
        <w:lastRenderedPageBreak/>
        <w:t xml:space="preserve">Constructing discourse backbone graph </w:t>
      </w:r>
      <w:r w:rsidRPr="52827552">
        <w:rPr>
          <w:rFonts w:asciiTheme="minorBidi" w:hAnsiTheme="minorBidi"/>
          <w:sz w:val="24"/>
          <w:szCs w:val="24"/>
        </w:rPr>
        <w:t>– Usually, social discourse revolves around a few prominent key posts; their authors are said to be key authors. Boost authors are those that facilitate the spreading of the discourse. In order to understand the development of a social discourse, its reasons, turning points, and participating powers, it is important to focus on the key posts, key authors, and boost authors. We will build the discourse backbone – the semantic sub-graph of a social discourse focusing on key- and boost posts. The system will analyze each key post and provide its sentiment, velocity over time, and engagement statistics.</w:t>
      </w:r>
    </w:p>
    <w:p w14:paraId="56BE3B05" w14:textId="54CB08A1" w:rsidR="003C58DF" w:rsidRDefault="52827552" w:rsidP="52827552">
      <w:pPr>
        <w:pStyle w:val="ListParagraph"/>
        <w:numPr>
          <w:ilvl w:val="0"/>
          <w:numId w:val="15"/>
        </w:numPr>
        <w:rPr>
          <w:rFonts w:ascii="Arial" w:eastAsia="Arial" w:hAnsi="Arial" w:cs="Arial"/>
          <w:b/>
          <w:bCs/>
          <w:sz w:val="24"/>
          <w:szCs w:val="24"/>
        </w:rPr>
      </w:pPr>
      <w:r w:rsidRPr="52827552">
        <w:rPr>
          <w:rFonts w:asciiTheme="minorBidi" w:hAnsiTheme="minorBidi"/>
          <w:b/>
          <w:bCs/>
          <w:sz w:val="24"/>
          <w:szCs w:val="24"/>
        </w:rPr>
        <w:t xml:space="preserve">Hostile Discourse Identification – </w:t>
      </w:r>
      <w:r w:rsidRPr="52827552">
        <w:rPr>
          <w:rFonts w:ascii="Arial" w:eastAsia="Arial" w:hAnsi="Arial" w:cs="Arial"/>
          <w:sz w:val="24"/>
          <w:szCs w:val="24"/>
        </w:rPr>
        <w:t xml:space="preserve">The process will find both hostile and favorable discourses. It employs 3 measurements that are calculated for every discourse: </w:t>
      </w:r>
      <w:r w:rsidRPr="52827552">
        <w:rPr>
          <w:rFonts w:ascii="Arial" w:eastAsia="Arial" w:hAnsi="Arial" w:cs="Arial"/>
          <w:b/>
          <w:bCs/>
          <w:sz w:val="24"/>
          <w:szCs w:val="24"/>
        </w:rPr>
        <w:t>Significance</w:t>
      </w:r>
      <w:r w:rsidRPr="52827552">
        <w:rPr>
          <w:rFonts w:ascii="Arial" w:eastAsia="Arial" w:hAnsi="Arial" w:cs="Arial"/>
          <w:sz w:val="24"/>
          <w:szCs w:val="24"/>
        </w:rPr>
        <w:t xml:space="preserve"> - measures the homogeneity of the topics in a specific discourse</w:t>
      </w:r>
      <w:r w:rsidRPr="52827552">
        <w:rPr>
          <w:rFonts w:ascii="Times New Roman" w:eastAsia="Times New Roman" w:hAnsi="Times New Roman" w:cs="Times New Roman"/>
          <w:sz w:val="24"/>
          <w:szCs w:val="24"/>
        </w:rPr>
        <w:t>.</w:t>
      </w:r>
      <w:r w:rsidRPr="52827552">
        <w:rPr>
          <w:rFonts w:ascii="Arial" w:eastAsia="Arial" w:hAnsi="Arial" w:cs="Arial"/>
          <w:sz w:val="24"/>
          <w:szCs w:val="24"/>
        </w:rPr>
        <w:t xml:space="preserve"> If there is just one topic the score is high. In the case that there are several topics, we measure the distance between them. This measurement will be denoted - T. </w:t>
      </w:r>
      <w:r w:rsidRPr="52827552">
        <w:rPr>
          <w:rFonts w:ascii="Arial" w:eastAsia="Arial" w:hAnsi="Arial" w:cs="Arial"/>
          <w:b/>
          <w:bCs/>
          <w:sz w:val="24"/>
          <w:szCs w:val="24"/>
        </w:rPr>
        <w:t>Impact</w:t>
      </w:r>
      <w:r w:rsidRPr="52827552">
        <w:rPr>
          <w:rFonts w:ascii="Arial" w:eastAsia="Arial" w:hAnsi="Arial" w:cs="Arial"/>
          <w:sz w:val="24"/>
          <w:szCs w:val="24"/>
        </w:rPr>
        <w:t xml:space="preserve"> – measures the probability of this specific discourse to resonate (reverberate) with the readers and become viral. The measurement is based on the engagement level of each key post and its boost posts, its velocity (how quickly others engage with the key post and its boost posts), and the number of friends/followers of the authors boosting (promoting) the key post. The engagement of a post is calculated based on the number of likes, number of reposts, number of replies the post received, and the number of mentions of the post’s author. This measurement will be denoted – K. </w:t>
      </w:r>
      <w:r w:rsidRPr="52827552">
        <w:rPr>
          <w:rFonts w:ascii="Arial" w:eastAsia="Arial" w:hAnsi="Arial" w:cs="Arial"/>
          <w:b/>
          <w:bCs/>
          <w:sz w:val="24"/>
          <w:szCs w:val="24"/>
        </w:rPr>
        <w:t>Sentiment expected value (mean)</w:t>
      </w:r>
      <w:r w:rsidRPr="52827552">
        <w:rPr>
          <w:rFonts w:ascii="Arial" w:eastAsia="Arial" w:hAnsi="Arial" w:cs="Arial"/>
          <w:sz w:val="24"/>
          <w:szCs w:val="24"/>
        </w:rPr>
        <w:t>" – We compute for every post in the discourse its probabilistic sentiment evaluation. The sentiment expected value is the ratio between the negative posts and the number of posts in the discourse multiplied by the mean sentiment value of the negative posts. We denote this by “S”.</w:t>
      </w:r>
      <w:r w:rsidRPr="52827552">
        <w:rPr>
          <w:rFonts w:ascii="Times New Roman" w:eastAsia="Times New Roman" w:hAnsi="Times New Roman" w:cs="Times New Roman"/>
          <w:sz w:val="24"/>
          <w:szCs w:val="24"/>
        </w:rPr>
        <w:t xml:space="preserve"> </w:t>
      </w:r>
      <w:r w:rsidRPr="52827552">
        <w:rPr>
          <w:rFonts w:ascii="Arial" w:eastAsia="Arial" w:hAnsi="Arial" w:cs="Arial"/>
          <w:b/>
          <w:bCs/>
          <w:sz w:val="24"/>
          <w:szCs w:val="24"/>
        </w:rPr>
        <w:t xml:space="preserve">The score: </w:t>
      </w:r>
      <w:r w:rsidRPr="52827552">
        <w:rPr>
          <w:rFonts w:ascii="Arial" w:eastAsia="Arial" w:hAnsi="Arial" w:cs="Arial"/>
          <w:sz w:val="24"/>
          <w:szCs w:val="24"/>
        </w:rPr>
        <w:t>We calculate for each discourse T*K*S The result is used to filter discourses whose score is below a threshold and order the remaining by the score.</w:t>
      </w:r>
    </w:p>
    <w:p w14:paraId="1DF8117D" w14:textId="75D19B91" w:rsidR="003C58DF" w:rsidRDefault="52827552" w:rsidP="52827552">
      <w:pPr>
        <w:pStyle w:val="ListParagraph"/>
        <w:numPr>
          <w:ilvl w:val="0"/>
          <w:numId w:val="15"/>
        </w:numPr>
        <w:spacing w:before="240" w:after="0" w:line="240" w:lineRule="auto"/>
        <w:rPr>
          <w:rFonts w:asciiTheme="minorBidi" w:eastAsiaTheme="minorBidi" w:hAnsiTheme="minorBidi"/>
          <w:b/>
          <w:bCs/>
          <w:sz w:val="24"/>
          <w:szCs w:val="24"/>
        </w:rPr>
      </w:pPr>
      <w:r w:rsidRPr="52827552">
        <w:rPr>
          <w:rFonts w:asciiTheme="minorBidi" w:hAnsiTheme="minorBidi"/>
          <w:b/>
          <w:bCs/>
          <w:sz w:val="24"/>
          <w:szCs w:val="24"/>
        </w:rPr>
        <w:t xml:space="preserve">Campaign backbone presentation and analysis tools </w:t>
      </w:r>
      <w:r w:rsidRPr="52827552">
        <w:rPr>
          <w:rFonts w:asciiTheme="minorBidi" w:hAnsiTheme="minorBidi"/>
          <w:sz w:val="24"/>
          <w:szCs w:val="24"/>
        </w:rPr>
        <w:t xml:space="preserve">– The system will provide a graphic user interface that allows the user to visually navigate through the social discourse starting with the exploration of the backbone and deep diving as appropriate. The analysis tools should augment the discourse backbone with statistical information, example posts, and results of sentiment, velocity, etc. to enrich the experience of the human analyst.  </w:t>
      </w:r>
    </w:p>
    <w:p w14:paraId="00000012" w14:textId="144A3497" w:rsidR="003C58DF" w:rsidRDefault="52827552" w:rsidP="52827552">
      <w:pPr>
        <w:pStyle w:val="ListParagraph"/>
        <w:numPr>
          <w:ilvl w:val="0"/>
          <w:numId w:val="15"/>
        </w:numPr>
        <w:spacing w:before="240" w:after="0" w:line="240" w:lineRule="auto"/>
        <w:rPr>
          <w:rFonts w:asciiTheme="minorBidi" w:eastAsiaTheme="minorBidi" w:hAnsiTheme="minorBidi"/>
          <w:b/>
          <w:bCs/>
          <w:sz w:val="24"/>
          <w:szCs w:val="24"/>
        </w:rPr>
      </w:pPr>
      <w:r w:rsidRPr="52827552">
        <w:rPr>
          <w:rFonts w:asciiTheme="minorBidi" w:hAnsiTheme="minorBidi"/>
          <w:b/>
          <w:bCs/>
          <w:sz w:val="24"/>
          <w:szCs w:val="24"/>
        </w:rPr>
        <w:t>Discourse Summarization</w:t>
      </w:r>
      <w:r w:rsidRPr="52827552">
        <w:rPr>
          <w:rFonts w:asciiTheme="minorBidi" w:hAnsiTheme="minorBidi"/>
          <w:sz w:val="24"/>
          <w:szCs w:val="24"/>
        </w:rPr>
        <w:t xml:space="preserve"> – As part of presentation and analysis tool, we want to summarize the text of key posts for the user, so that the user can easily glance at the summary and gain a quick insight into the discourse. The proposed natural language text summarization (of social media posts) is based on two technologies: symbolic reduction (a time-tested technique from chatbot) and text classification. </w:t>
      </w:r>
    </w:p>
    <w:p w14:paraId="55B13D2E" w14:textId="7A9D4FC3" w:rsidR="00C27C8C" w:rsidRDefault="52827552" w:rsidP="00C27C8C">
      <w:pPr>
        <w:pStyle w:val="Heading3"/>
      </w:pPr>
      <w:r>
        <w:t>E.2.2 techniques methods</w:t>
      </w:r>
      <w:r w:rsidRPr="52827552">
        <w:rPr>
          <w:lang w:val="en-US"/>
        </w:rPr>
        <w:t xml:space="preserve"> and previous experience</w:t>
      </w:r>
      <w:r>
        <w:t xml:space="preserve"> </w:t>
      </w:r>
    </w:p>
    <w:p w14:paraId="53A520BF" w14:textId="4900D10B" w:rsidR="52827552" w:rsidRDefault="52827552" w:rsidP="52827552">
      <w:pPr>
        <w:spacing w:after="240" w:line="240" w:lineRule="auto"/>
        <w:rPr>
          <w:rFonts w:ascii="Calibri Light" w:eastAsia="Calibri Light" w:hAnsi="Calibri Light" w:cs="Calibri Light"/>
          <w:color w:val="2E74B5"/>
          <w:sz w:val="32"/>
          <w:szCs w:val="32"/>
        </w:rPr>
      </w:pPr>
      <w:r w:rsidRPr="52827552">
        <w:rPr>
          <w:rFonts w:ascii="Calibri Light" w:eastAsia="Calibri Light" w:hAnsi="Calibri Light" w:cs="Calibri Light"/>
          <w:color w:val="2E74B5"/>
          <w:sz w:val="32"/>
          <w:szCs w:val="32"/>
        </w:rPr>
        <w:t>Big Data Processing</w:t>
      </w:r>
    </w:p>
    <w:p w14:paraId="698EBE48" w14:textId="65DA527B" w:rsidR="52827552" w:rsidRDefault="52827552" w:rsidP="52827552">
      <w:pPr>
        <w:spacing w:before="240" w:line="240" w:lineRule="auto"/>
        <w:rPr>
          <w:rFonts w:ascii="Cambria" w:eastAsia="Cambria" w:hAnsi="Cambria"/>
          <w:sz w:val="24"/>
          <w:szCs w:val="24"/>
        </w:rPr>
      </w:pPr>
      <w:r w:rsidRPr="52827552">
        <w:rPr>
          <w:rFonts w:asciiTheme="minorBidi" w:eastAsiaTheme="minorEastAsia" w:hAnsiTheme="minorBidi" w:cstheme="minorBidi"/>
          <w:sz w:val="24"/>
          <w:szCs w:val="24"/>
          <w:lang w:eastAsia="en-US"/>
        </w:rPr>
        <w:lastRenderedPageBreak/>
        <w:t xml:space="preserve">As explained previously, the data volume and speed in social media are much beyond the scale of typical information processing. Therefore, parallel information processing is absolutely required to meet the demand. One key requirement for such a parallel architecture to work correctly and effectively is a shared data backend. Information such as the context of the message (user id, time, text id responded to, etc.), sentiment, topics, event, etc., when extracted from one post, must be made available for subsequent analyses. Traditional architecture employs a single source of truth (SSOT), which eventually becomes the bottleneck as the number and frequency of accessing this SSOT escalates. </w:t>
      </w:r>
    </w:p>
    <w:p w14:paraId="3104B135" w14:textId="1281EC10" w:rsidR="52827552" w:rsidRDefault="52827552" w:rsidP="52827552">
      <w:pPr>
        <w:spacing w:before="240" w:line="240" w:lineRule="auto"/>
        <w:rPr>
          <w:rFonts w:asciiTheme="minorBidi" w:eastAsiaTheme="minorEastAsia" w:hAnsiTheme="minorBidi" w:cstheme="minorBidi"/>
          <w:sz w:val="24"/>
          <w:szCs w:val="24"/>
          <w:lang w:eastAsia="en-US"/>
        </w:rPr>
      </w:pPr>
      <w:r w:rsidRPr="52827552">
        <w:rPr>
          <w:rFonts w:asciiTheme="minorBidi" w:eastAsiaTheme="minorEastAsia" w:hAnsiTheme="minorBidi" w:cstheme="minorBidi"/>
          <w:sz w:val="24"/>
          <w:szCs w:val="24"/>
          <w:lang w:eastAsia="en-US"/>
        </w:rPr>
        <w:t>A scalable architecture requires each computing node having its own SSOT, while the system automatically synchronizes all individual SSOTs. In other words, data created or updated by one computing node on its “own” database automatically and immediately propagates to all the other databases owned by other processing nodes. This way, we maintain a SSOT without the data access bottleneck. Such an architecture ensures unlimited horizontal scalability to meet whatever data processing demands.</w:t>
      </w:r>
    </w:p>
    <w:p w14:paraId="35E6BB87" w14:textId="54EBC3C4" w:rsidR="52827552" w:rsidRDefault="52827552" w:rsidP="52827552">
      <w:pPr>
        <w:spacing w:before="240" w:line="240" w:lineRule="auto"/>
        <w:rPr>
          <w:rFonts w:asciiTheme="minorBidi" w:eastAsiaTheme="minorEastAsia" w:hAnsiTheme="minorBidi" w:cstheme="minorBidi"/>
          <w:sz w:val="24"/>
          <w:szCs w:val="24"/>
          <w:lang w:eastAsia="en-US"/>
        </w:rPr>
      </w:pPr>
      <w:r w:rsidRPr="52827552">
        <w:rPr>
          <w:rFonts w:asciiTheme="minorBidi" w:eastAsiaTheme="minorEastAsia" w:hAnsiTheme="minorBidi" w:cstheme="minorBidi"/>
          <w:sz w:val="24"/>
          <w:szCs w:val="24"/>
          <w:lang w:eastAsia="en-US"/>
        </w:rPr>
        <w:t xml:space="preserve">The proposed system will employ a Multi-Master Replication (MMR) feature that offers exactly such capabilities. It is a real-time transactionally consistent data replication solution. Semantic data written to the database at one node automatically propagates to databases at all the other nodes in the cluster. It allows as many computing nodes as necessary to be added and semantic data from individual nodes is automatically synchronized across the network. </w:t>
      </w:r>
    </w:p>
    <w:p w14:paraId="7116E62C" w14:textId="663A19E8" w:rsidR="52827552" w:rsidRDefault="52827552" w:rsidP="52827552">
      <w:pPr>
        <w:spacing w:before="240" w:line="240" w:lineRule="auto"/>
        <w:rPr>
          <w:rFonts w:asciiTheme="minorBidi" w:eastAsiaTheme="minorEastAsia" w:hAnsiTheme="minorBidi" w:cstheme="minorBidi"/>
          <w:sz w:val="24"/>
          <w:szCs w:val="24"/>
          <w:lang w:eastAsia="en-US"/>
        </w:rPr>
      </w:pPr>
      <w:r w:rsidRPr="52827552">
        <w:rPr>
          <w:rFonts w:asciiTheme="minorBidi" w:eastAsiaTheme="minorEastAsia" w:hAnsiTheme="minorBidi" w:cstheme="minorBidi"/>
          <w:sz w:val="24"/>
          <w:szCs w:val="24"/>
          <w:lang w:eastAsia="en-US"/>
        </w:rPr>
        <w:t>This architecture facilitates, besides real-time data sharing, load balancing and disaster recovery. Most importantly, it allows real-time screening and extraction of key information for many posts in parallel, to handle the massive incoming posts in reasonable time.</w:t>
      </w:r>
    </w:p>
    <w:p w14:paraId="49284F0C" w14:textId="51199CAF" w:rsidR="52827552" w:rsidRDefault="52827552" w:rsidP="52827552">
      <w:pPr>
        <w:spacing w:before="240" w:line="240" w:lineRule="auto"/>
        <w:rPr>
          <w:rFonts w:asciiTheme="minorBidi" w:eastAsiaTheme="minorEastAsia" w:hAnsiTheme="minorBidi" w:cstheme="minorBidi"/>
          <w:sz w:val="24"/>
          <w:szCs w:val="24"/>
          <w:lang w:eastAsia="en-US"/>
        </w:rPr>
      </w:pPr>
      <w:r w:rsidRPr="52827552">
        <w:rPr>
          <w:rFonts w:asciiTheme="minorBidi" w:eastAsiaTheme="minorEastAsia" w:hAnsiTheme="minorBidi" w:cstheme="minorBidi"/>
          <w:sz w:val="24"/>
          <w:szCs w:val="24"/>
          <w:lang w:eastAsia="en-US"/>
        </w:rPr>
        <w:t>When a new post arrives or a discourse is updated, a load balancer will pick the least busy computing node to perform the necessary computation. As the discourse volume increases, we simply add additional nodes to meet the performance requirements.</w:t>
      </w:r>
    </w:p>
    <w:p w14:paraId="51065704" w14:textId="3E09BC9C" w:rsidR="52827552" w:rsidRDefault="52827552" w:rsidP="52827552">
      <w:pPr>
        <w:spacing w:before="240" w:line="240" w:lineRule="auto"/>
        <w:rPr>
          <w:rFonts w:asciiTheme="minorBidi" w:eastAsiaTheme="minorEastAsia" w:hAnsiTheme="minorBidi" w:cstheme="minorBidi"/>
          <w:sz w:val="24"/>
          <w:szCs w:val="24"/>
          <w:lang w:eastAsia="en-US"/>
        </w:rPr>
      </w:pPr>
      <w:r w:rsidRPr="52827552">
        <w:rPr>
          <w:rFonts w:asciiTheme="minorBidi" w:eastAsiaTheme="minorEastAsia" w:hAnsiTheme="minorBidi" w:cstheme="minorBidi"/>
          <w:sz w:val="24"/>
          <w:szCs w:val="24"/>
          <w:lang w:eastAsia="en-US"/>
        </w:rPr>
        <w:t>The same processing architecture will be employed by all downstream analyses of discourse such as event detection, topic identification, sentiment analysis, construction of cascade graph and backbone graph. All processes will access the same up-to-date data without the database access bottleneck.</w:t>
      </w:r>
    </w:p>
    <w:p w14:paraId="67565F44" w14:textId="2E651B58" w:rsidR="52827552" w:rsidRDefault="52827552" w:rsidP="52827552">
      <w:pPr>
        <w:pStyle w:val="Heading1"/>
        <w:rPr>
          <w:rFonts w:ascii="Calibri Light" w:eastAsia="Calibri Light" w:hAnsi="Calibri Light" w:cs="Calibri Light"/>
          <w:color w:val="2E74B5"/>
          <w:sz w:val="32"/>
          <w:szCs w:val="32"/>
        </w:rPr>
      </w:pPr>
      <w:r w:rsidRPr="52827552">
        <w:rPr>
          <w:rFonts w:ascii="Calibri Light" w:eastAsia="Calibri Light" w:hAnsi="Calibri Light" w:cs="Calibri Light"/>
          <w:color w:val="2E74B5"/>
          <w:sz w:val="32"/>
          <w:szCs w:val="32"/>
        </w:rPr>
        <w:t>Topic modeling Using Classification</w:t>
      </w:r>
    </w:p>
    <w:p w14:paraId="0A63A7F3" w14:textId="68207DE9" w:rsidR="52827552" w:rsidRDefault="52827552" w:rsidP="52827552">
      <w:pPr>
        <w:spacing w:line="257" w:lineRule="auto"/>
        <w:rPr>
          <w:sz w:val="24"/>
          <w:szCs w:val="24"/>
        </w:rPr>
      </w:pPr>
      <w:proofErr w:type="spellStart"/>
      <w:r w:rsidRPr="52827552">
        <w:rPr>
          <w:sz w:val="24"/>
          <w:szCs w:val="24"/>
        </w:rPr>
        <w:t>Blei</w:t>
      </w:r>
      <w:proofErr w:type="spellEnd"/>
      <w:r w:rsidRPr="52827552">
        <w:rPr>
          <w:sz w:val="24"/>
          <w:szCs w:val="24"/>
        </w:rPr>
        <w:t xml:space="preserve"> et al</w:t>
      </w:r>
      <w:proofErr w:type="gramStart"/>
      <w:r w:rsidRPr="52827552">
        <w:rPr>
          <w:sz w:val="24"/>
          <w:szCs w:val="24"/>
        </w:rPr>
        <w:t>.(</w:t>
      </w:r>
      <w:proofErr w:type="gramEnd"/>
      <w:r w:rsidRPr="52827552">
        <w:rPr>
          <w:sz w:val="24"/>
          <w:szCs w:val="24"/>
        </w:rPr>
        <w:t>2003) first introduced Latent Dirichlet allocation (LDA) as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w:t>
      </w:r>
    </w:p>
    <w:p w14:paraId="1043BCAB" w14:textId="2A98107E" w:rsidR="52827552" w:rsidRDefault="52827552" w:rsidP="52827552">
      <w:pPr>
        <w:spacing w:line="257" w:lineRule="auto"/>
        <w:rPr>
          <w:sz w:val="24"/>
          <w:szCs w:val="24"/>
        </w:rPr>
      </w:pPr>
      <w:r w:rsidRPr="52827552">
        <w:rPr>
          <w:sz w:val="24"/>
          <w:szCs w:val="24"/>
        </w:rPr>
        <w:lastRenderedPageBreak/>
        <w:t>A limitation of LDA is the inability to model topic correlation even though, for example, a document about genetics is more likely to also be about disease than x-ray astronomy. Similar to the LDA method, the correlated topic model (CTM) considers individual documents as mixing proportions of topics and follows a nearly identical generative process; however, where LDA samples from a Dirichlet distribution, the topic mixtures in CTM are sampled from a logistic normal distribution (</w:t>
      </w:r>
      <w:proofErr w:type="spellStart"/>
      <w:r w:rsidRPr="52827552">
        <w:rPr>
          <w:sz w:val="24"/>
          <w:szCs w:val="24"/>
        </w:rPr>
        <w:t>Blei</w:t>
      </w:r>
      <w:proofErr w:type="spellEnd"/>
      <w:r w:rsidRPr="52827552">
        <w:rPr>
          <w:sz w:val="24"/>
          <w:szCs w:val="24"/>
        </w:rPr>
        <w:t xml:space="preserve"> et al., 2006). This distribution CTM uses a more flexible distribution for the topic proportions that allow for covariance structure among the components. Li et al. (2006) proposed another topic-correlation model called the ‘‘Pachinko Allocation model’’ (PAM). Unlike CTM, which recognizes correlations between any two topics at one time, PAM creates a directed acyclic graph (DAG) mixture model in order to capture a variety of different kinds of topic relationships. This includes arbitrary, nested, or sparse correlations as well as topics over topics, forming classes of super- and sub-topics within a corpus. This is accomplished by considering topics as not just distributions over words but also as distributions over other topics, resulting in a hierarchy of topic relationships.</w:t>
      </w:r>
    </w:p>
    <w:p w14:paraId="382006FF" w14:textId="2104B8D6" w:rsidR="52827552" w:rsidRDefault="52827552" w:rsidP="52827552">
      <w:pPr>
        <w:spacing w:line="257" w:lineRule="auto"/>
        <w:rPr>
          <w:sz w:val="24"/>
          <w:szCs w:val="24"/>
        </w:rPr>
      </w:pPr>
      <w:r w:rsidRPr="52827552">
        <w:rPr>
          <w:sz w:val="24"/>
          <w:szCs w:val="24"/>
        </w:rPr>
        <w:t xml:space="preserve">When using a topic model such as LDA, all documents in a corpus are treated interchangeably. For corpora that span long periods of time, this may not accurately reflect the changes that occur in topics over time. </w:t>
      </w:r>
      <w:proofErr w:type="spellStart"/>
      <w:r w:rsidRPr="52827552">
        <w:rPr>
          <w:sz w:val="24"/>
          <w:szCs w:val="24"/>
        </w:rPr>
        <w:t>Blei</w:t>
      </w:r>
      <w:proofErr w:type="spellEnd"/>
      <w:r w:rsidRPr="52827552">
        <w:rPr>
          <w:sz w:val="24"/>
          <w:szCs w:val="24"/>
        </w:rPr>
        <w:t xml:space="preserve"> and Lafferty (2009) proposed </w:t>
      </w:r>
      <w:proofErr w:type="gramStart"/>
      <w:r w:rsidRPr="52827552">
        <w:rPr>
          <w:sz w:val="24"/>
          <w:szCs w:val="24"/>
        </w:rPr>
        <w:t>The</w:t>
      </w:r>
      <w:proofErr w:type="gramEnd"/>
      <w:r w:rsidRPr="52827552">
        <w:rPr>
          <w:sz w:val="24"/>
          <w:szCs w:val="24"/>
        </w:rPr>
        <w:t xml:space="preserve"> dynamic topic model (DTM), which considers the “evolution of topics over time”. Its basic approach was to chain together a sequence of models based on a defined unit of time. This unit is considered a ‘slice’ of time and is used to form distinct K-component models in which topics produced for slice t are developed from the topics found for slice t−1.</w:t>
      </w:r>
    </w:p>
    <w:p w14:paraId="0F874399" w14:textId="08CC1540" w:rsidR="52827552" w:rsidRDefault="52827552" w:rsidP="52827552">
      <w:pPr>
        <w:rPr>
          <w:sz w:val="24"/>
          <w:szCs w:val="24"/>
        </w:rPr>
      </w:pPr>
      <w:r w:rsidRPr="52827552">
        <w:rPr>
          <w:sz w:val="24"/>
          <w:szCs w:val="24"/>
        </w:rPr>
        <w:t xml:space="preserve">One limitation of bag-of-words models is that they disregard semantic relationships among words. As these representations do not account for the context of words in a sentence, the bag-of-words input may fail to represent documents accurately. As an answer to this issue, text embedding techniques have rapidly become popular in the natural language processing field. Dieng et al. (2020) developed the embedded topic model (ETM), a document model that combines LDA and word embeddings. The topic model task is to discover an interpretable latent semantic structure of the documents. The word embedding model task is to provide a low-dimensional representation of the meaning of words. More specifically, the ETM models each word as the inner product between the word’s embedding and an embedding of its assigned topic. Then, ETM uses an efficient amortized variational inference algorithm to discover the topics. </w:t>
      </w:r>
      <w:proofErr w:type="spellStart"/>
      <w:r w:rsidRPr="52827552">
        <w:rPr>
          <w:sz w:val="24"/>
          <w:szCs w:val="24"/>
        </w:rPr>
        <w:t>Grootendorst</w:t>
      </w:r>
      <w:proofErr w:type="spellEnd"/>
      <w:r w:rsidRPr="52827552">
        <w:rPr>
          <w:sz w:val="24"/>
          <w:szCs w:val="24"/>
        </w:rPr>
        <w:t xml:space="preserve"> (2022) introduced </w:t>
      </w:r>
      <w:proofErr w:type="spellStart"/>
      <w:r w:rsidRPr="52827552">
        <w:rPr>
          <w:sz w:val="24"/>
          <w:szCs w:val="24"/>
        </w:rPr>
        <w:t>BERTopic</w:t>
      </w:r>
      <w:proofErr w:type="spellEnd"/>
      <w:r w:rsidRPr="52827552">
        <w:rPr>
          <w:sz w:val="24"/>
          <w:szCs w:val="24"/>
        </w:rPr>
        <w:t xml:space="preserve">, a topic model that leverages clustering techniques and a class-based variation of TF-IDF to generate coherent topic representations. </w:t>
      </w:r>
      <w:proofErr w:type="spellStart"/>
      <w:r w:rsidRPr="52827552">
        <w:rPr>
          <w:sz w:val="24"/>
          <w:szCs w:val="24"/>
        </w:rPr>
        <w:t>BERTopic</w:t>
      </w:r>
      <w:proofErr w:type="spellEnd"/>
      <w:r w:rsidRPr="52827552">
        <w:rPr>
          <w:sz w:val="24"/>
          <w:szCs w:val="24"/>
        </w:rPr>
        <w:t xml:space="preserve"> first creates document embeddings using a pre-trained BERT (Devlin et al., 2018) language model to obtain document-level information. Second, </w:t>
      </w:r>
      <w:proofErr w:type="spellStart"/>
      <w:r w:rsidRPr="52827552">
        <w:rPr>
          <w:sz w:val="24"/>
          <w:szCs w:val="24"/>
        </w:rPr>
        <w:t>BERTopic</w:t>
      </w:r>
      <w:proofErr w:type="spellEnd"/>
      <w:r w:rsidRPr="52827552">
        <w:rPr>
          <w:sz w:val="24"/>
          <w:szCs w:val="24"/>
        </w:rPr>
        <w:t xml:space="preserve"> reduces the dimensionality of document embeddings before creating semantically similar clusters of documents that each represent a distinct topic. Third, a variation of TF-IDF is used to extract the topic representation from each topic. </w:t>
      </w:r>
      <w:r w:rsidRPr="52827552">
        <w:rPr>
          <w:sz w:val="24"/>
          <w:szCs w:val="24"/>
        </w:rPr>
        <w:lastRenderedPageBreak/>
        <w:t>These three independent steps allow for a flexible topic model that can be used for topic modeling and dynamic topic modeling.</w:t>
      </w:r>
    </w:p>
    <w:p w14:paraId="0FF18B25" w14:textId="459EFE99" w:rsidR="52827552" w:rsidRDefault="52827552" w:rsidP="52827552">
      <w:pPr>
        <w:rPr>
          <w:sz w:val="24"/>
          <w:szCs w:val="24"/>
        </w:rPr>
      </w:pPr>
    </w:p>
    <w:p w14:paraId="59A0BAB3" w14:textId="561AEAAA" w:rsidR="52827552" w:rsidRDefault="52827552" w:rsidP="52827552">
      <w:pPr>
        <w:rPr>
          <w:sz w:val="24"/>
          <w:szCs w:val="24"/>
          <w:rtl/>
        </w:rPr>
      </w:pPr>
      <w:r w:rsidRPr="52827552">
        <w:rPr>
          <w:sz w:val="24"/>
          <w:szCs w:val="24"/>
        </w:rPr>
        <w:t xml:space="preserve">Since the beginning of 2018 Sayiqan is running ACMS, Antisemitism Control and Monitoring System, which Sayiqan developed for the Israel Diaspora Ministry. ACMS monitors antisemitism on social media spanning, Twitter, Facebook, Telegram, YouTube, VK, OK, 8 </w:t>
      </w:r>
      <w:proofErr w:type="spellStart"/>
      <w:r w:rsidRPr="52827552">
        <w:rPr>
          <w:sz w:val="24"/>
          <w:szCs w:val="24"/>
        </w:rPr>
        <w:t>chan</w:t>
      </w:r>
      <w:proofErr w:type="spellEnd"/>
      <w:r w:rsidRPr="52827552">
        <w:rPr>
          <w:sz w:val="24"/>
          <w:szCs w:val="24"/>
        </w:rPr>
        <w:t xml:space="preserve">, 4 </w:t>
      </w:r>
      <w:proofErr w:type="spellStart"/>
      <w:r w:rsidRPr="52827552">
        <w:rPr>
          <w:sz w:val="24"/>
          <w:szCs w:val="24"/>
        </w:rPr>
        <w:t>chan</w:t>
      </w:r>
      <w:proofErr w:type="spellEnd"/>
      <w:r w:rsidRPr="52827552">
        <w:rPr>
          <w:sz w:val="24"/>
          <w:szCs w:val="24"/>
        </w:rPr>
        <w:t xml:space="preserve">, Storm Front, Bit Chute, Gab and Minds. The system monitors the networks </w:t>
      </w:r>
      <w:proofErr w:type="gramStart"/>
      <w:r w:rsidRPr="52827552">
        <w:rPr>
          <w:sz w:val="24"/>
          <w:szCs w:val="24"/>
        </w:rPr>
        <w:t>in  6</w:t>
      </w:r>
      <w:proofErr w:type="gramEnd"/>
      <w:r w:rsidRPr="52827552">
        <w:rPr>
          <w:sz w:val="24"/>
          <w:szCs w:val="24"/>
        </w:rPr>
        <w:t xml:space="preserve"> different languages: English, Arabic, Spanish, French, Russian and German. It collects posts from social media using keywords, then the system classify the posts into antisemitic categories and filters out non anti-Semitic posts, which enables the user to know what type of antisemitism is prevailing where and how much. The system provides the analyst with a sophisticated User Interface which allows him to research the data, find trends and influencers. The systems also identify violent posts that may show a potential for act of violence.</w:t>
      </w:r>
    </w:p>
    <w:p w14:paraId="6D89F697" w14:textId="245D628E" w:rsidR="52827552" w:rsidRDefault="52827552" w:rsidP="52827552">
      <w:pPr>
        <w:rPr>
          <w:sz w:val="24"/>
          <w:szCs w:val="24"/>
        </w:rPr>
      </w:pPr>
    </w:p>
    <w:p w14:paraId="3380BF7A" w14:textId="0885656F" w:rsidR="52827552" w:rsidRDefault="52827552" w:rsidP="52827552">
      <w:r w:rsidRPr="52827552">
        <w:rPr>
          <w:color w:val="2E74B5"/>
          <w:sz w:val="32"/>
          <w:szCs w:val="32"/>
        </w:rPr>
        <w:t>Event detection</w:t>
      </w:r>
    </w:p>
    <w:p w14:paraId="076ECAE6" w14:textId="1A3FFC91" w:rsidR="52827552" w:rsidRDefault="52827552" w:rsidP="52827552">
      <w:pPr>
        <w:spacing w:line="257" w:lineRule="auto"/>
        <w:rPr>
          <w:sz w:val="24"/>
          <w:szCs w:val="24"/>
        </w:rPr>
      </w:pPr>
      <w:r w:rsidRPr="52827552">
        <w:rPr>
          <w:sz w:val="24"/>
          <w:szCs w:val="24"/>
        </w:rPr>
        <w:t>Event detection in social media task is defined as grouping of a collection of social media posts into meaningful clusters that are related to a specific news article, a claim, or another arbitrary document. There are two main approaches for detecting events: the document pivot approach and the feature pivot approach.</w:t>
      </w:r>
    </w:p>
    <w:p w14:paraId="4BD5EF3D" w14:textId="15D6B8BB" w:rsidR="52827552" w:rsidRDefault="52827552" w:rsidP="52827552">
      <w:pPr>
        <w:spacing w:line="257" w:lineRule="auto"/>
        <w:rPr>
          <w:sz w:val="24"/>
          <w:szCs w:val="24"/>
        </w:rPr>
      </w:pPr>
      <w:r w:rsidRPr="52827552">
        <w:rPr>
          <w:sz w:val="24"/>
          <w:szCs w:val="24"/>
        </w:rPr>
        <w:t xml:space="preserve">In the feature pivot approach, methods analyze feature distributions extracted from the document stream. The features are mainly based on keyword or text segment appearance count in the stream. The events are then discovered by grouping </w:t>
      </w:r>
      <w:proofErr w:type="spellStart"/>
      <w:r w:rsidRPr="52827552">
        <w:rPr>
          <w:sz w:val="24"/>
          <w:szCs w:val="24"/>
        </w:rPr>
        <w:t>bursty</w:t>
      </w:r>
      <w:proofErr w:type="spellEnd"/>
      <w:r w:rsidRPr="52827552">
        <w:rPr>
          <w:sz w:val="24"/>
          <w:szCs w:val="24"/>
        </w:rPr>
        <w:t xml:space="preserve"> features with identical trends (</w:t>
      </w:r>
      <w:proofErr w:type="spellStart"/>
      <w:r w:rsidRPr="52827552">
        <w:rPr>
          <w:sz w:val="24"/>
          <w:szCs w:val="24"/>
        </w:rPr>
        <w:t>Atefeh</w:t>
      </w:r>
      <w:proofErr w:type="spellEnd"/>
      <w:r w:rsidRPr="52827552">
        <w:rPr>
          <w:sz w:val="24"/>
          <w:szCs w:val="24"/>
        </w:rPr>
        <w:t xml:space="preserve"> and </w:t>
      </w:r>
      <w:proofErr w:type="spellStart"/>
      <w:r w:rsidRPr="52827552">
        <w:rPr>
          <w:sz w:val="24"/>
          <w:szCs w:val="24"/>
        </w:rPr>
        <w:t>Khreich</w:t>
      </w:r>
      <w:proofErr w:type="spellEnd"/>
      <w:r w:rsidRPr="52827552">
        <w:rPr>
          <w:sz w:val="24"/>
          <w:szCs w:val="24"/>
        </w:rPr>
        <w:t xml:space="preserve">, 2015). The underlying assumption is that an event is a number of keywords with a growth in popularity (Kleinberg, 2003). </w:t>
      </w:r>
      <w:proofErr w:type="spellStart"/>
      <w:r w:rsidRPr="52827552">
        <w:rPr>
          <w:sz w:val="24"/>
          <w:szCs w:val="24"/>
        </w:rPr>
        <w:t>Mathioudakis</w:t>
      </w:r>
      <w:proofErr w:type="spellEnd"/>
      <w:r w:rsidRPr="52827552">
        <w:rPr>
          <w:sz w:val="24"/>
          <w:szCs w:val="24"/>
        </w:rPr>
        <w:t xml:space="preserve"> and </w:t>
      </w:r>
      <w:proofErr w:type="spellStart"/>
      <w:r w:rsidRPr="52827552">
        <w:rPr>
          <w:sz w:val="24"/>
          <w:szCs w:val="24"/>
        </w:rPr>
        <w:t>Koudas</w:t>
      </w:r>
      <w:proofErr w:type="spellEnd"/>
      <w:r w:rsidRPr="52827552">
        <w:rPr>
          <w:sz w:val="24"/>
          <w:szCs w:val="24"/>
        </w:rPr>
        <w:t xml:space="preserve"> (2010) presented the </w:t>
      </w:r>
      <w:proofErr w:type="spellStart"/>
      <w:r w:rsidRPr="52827552">
        <w:rPr>
          <w:sz w:val="24"/>
          <w:szCs w:val="24"/>
        </w:rPr>
        <w:t>TwitterMonitor</w:t>
      </w:r>
      <w:proofErr w:type="spellEnd"/>
      <w:r w:rsidRPr="52827552">
        <w:rPr>
          <w:sz w:val="24"/>
          <w:szCs w:val="24"/>
        </w:rPr>
        <w:t xml:space="preserve">, a system that detects trends by monitoring keywords’ frequencies. First, keywords with a high occurrence rate are grouped based on their co-occurrences into trends. Then, the trend keywords are enriched using more words and named entities that are often encountered in the same tweets as the </w:t>
      </w:r>
      <w:proofErr w:type="spellStart"/>
      <w:r w:rsidRPr="52827552">
        <w:rPr>
          <w:sz w:val="24"/>
          <w:szCs w:val="24"/>
        </w:rPr>
        <w:t>bursty</w:t>
      </w:r>
      <w:proofErr w:type="spellEnd"/>
      <w:r w:rsidRPr="52827552">
        <w:rPr>
          <w:sz w:val="24"/>
          <w:szCs w:val="24"/>
        </w:rPr>
        <w:t xml:space="preserve"> ones. Long et al. (2011) used features that are based on topical words, which are more popular than others for an event to identify events. Topical words are extracted from daily messages based on word frequency, word occurrence in a hashtag, and word entropy. Then, they used a hierarchical divisive clustering method on a topical words co-occurrence graph to split topical words into event clusters. Finally, using cosine similarity on the topical word vectors between the posts and the cluster, they find the top-k most relevant posts that summarize an event. </w:t>
      </w:r>
      <w:proofErr w:type="spellStart"/>
      <w:r w:rsidRPr="52827552">
        <w:rPr>
          <w:sz w:val="24"/>
          <w:szCs w:val="24"/>
        </w:rPr>
        <w:t>Morabia</w:t>
      </w:r>
      <w:proofErr w:type="spellEnd"/>
      <w:r w:rsidRPr="52827552">
        <w:rPr>
          <w:sz w:val="24"/>
          <w:szCs w:val="24"/>
        </w:rPr>
        <w:t xml:space="preserve"> et al. (2019) presented a tweet segmentation based event detection system named </w:t>
      </w:r>
      <w:proofErr w:type="spellStart"/>
      <w:r w:rsidRPr="52827552">
        <w:rPr>
          <w:sz w:val="24"/>
          <w:szCs w:val="24"/>
        </w:rPr>
        <w:t>SEDTWik</w:t>
      </w:r>
      <w:proofErr w:type="spellEnd"/>
      <w:r w:rsidRPr="52827552">
        <w:rPr>
          <w:sz w:val="24"/>
          <w:szCs w:val="24"/>
        </w:rPr>
        <w:t xml:space="preserve">. This system split tweets’ text into segments and identifies busty ones based on the segment features such as retweet count, user popularity, and follower count. The text segments are hashtags, mentions, or text that represent Wikipedia page title. Then, the busty text segments are clustered based on the similarity between them. As a final step, </w:t>
      </w:r>
      <w:proofErr w:type="spellStart"/>
      <w:r w:rsidRPr="52827552">
        <w:rPr>
          <w:sz w:val="24"/>
          <w:szCs w:val="24"/>
        </w:rPr>
        <w:t>SEDTWik</w:t>
      </w:r>
      <w:proofErr w:type="spellEnd"/>
      <w:r w:rsidRPr="52827552">
        <w:rPr>
          <w:sz w:val="24"/>
          <w:szCs w:val="24"/>
        </w:rPr>
        <w:t xml:space="preserve"> uses a text summary algorithm to describe the detected events.</w:t>
      </w:r>
    </w:p>
    <w:p w14:paraId="55052A25" w14:textId="2B562EB5" w:rsidR="52827552" w:rsidRDefault="52827552" w:rsidP="52827552">
      <w:pPr>
        <w:rPr>
          <w:sz w:val="24"/>
          <w:szCs w:val="24"/>
        </w:rPr>
      </w:pPr>
      <w:r w:rsidRPr="52827552">
        <w:rPr>
          <w:sz w:val="24"/>
          <w:szCs w:val="24"/>
        </w:rPr>
        <w:lastRenderedPageBreak/>
        <w:t xml:space="preserve">In the document pivot approach, the documents are clustered together into candidate clusters based on their textual similarity. Sani and </w:t>
      </w:r>
      <w:proofErr w:type="spellStart"/>
      <w:r w:rsidRPr="52827552">
        <w:rPr>
          <w:sz w:val="24"/>
          <w:szCs w:val="24"/>
        </w:rPr>
        <w:t>Moeini</w:t>
      </w:r>
      <w:proofErr w:type="spellEnd"/>
      <w:r w:rsidRPr="52827552">
        <w:rPr>
          <w:sz w:val="24"/>
          <w:szCs w:val="24"/>
        </w:rPr>
        <w:t xml:space="preserve"> (2020) presented a real-time event detection method based on locality sensitive hashing (LSH) on Twitter. First, each tweet </w:t>
      </w:r>
      <w:proofErr w:type="gramStart"/>
      <w:r w:rsidRPr="52827552">
        <w:rPr>
          <w:sz w:val="24"/>
          <w:szCs w:val="24"/>
        </w:rPr>
        <w:t>was represented</w:t>
      </w:r>
      <w:proofErr w:type="gramEnd"/>
      <w:r w:rsidRPr="52827552">
        <w:rPr>
          <w:sz w:val="24"/>
          <w:szCs w:val="24"/>
        </w:rPr>
        <w:t xml:space="preserve"> using a word hash vector where the index is a word hash value and the value indicates whether the tweet contains the hash value. Then, they incrementally cluster the steam of tweets based on LSH. </w:t>
      </w:r>
      <w:proofErr w:type="spellStart"/>
      <w:r w:rsidRPr="52827552">
        <w:rPr>
          <w:sz w:val="24"/>
          <w:szCs w:val="24"/>
        </w:rPr>
        <w:t>Fedoryszak</w:t>
      </w:r>
      <w:proofErr w:type="spellEnd"/>
      <w:r w:rsidRPr="52827552">
        <w:rPr>
          <w:sz w:val="24"/>
          <w:szCs w:val="24"/>
        </w:rPr>
        <w:t xml:space="preserve"> et al. (2019) presented a real-time event detection system on social data streams. They argue that event-related discussions change over time and thus define an event as a cluster chain of trending entities over time windows. First, they extract entities such as hashtags and named entities from each incoming tweet. Second, they constructed a tweet co-occurrence graph based on the entities’ co-occurrence between the tweets. Third, they used the Louvain community detection algorithm (Blondel et al., 2008) to cluster the tweets. Finally, they try to connect each new cluster to a similar cluster from the previous time window to create the cluster chains. </w:t>
      </w:r>
      <w:proofErr w:type="spellStart"/>
      <w:r w:rsidRPr="52827552">
        <w:rPr>
          <w:sz w:val="24"/>
          <w:szCs w:val="24"/>
        </w:rPr>
        <w:t>TwitterNews</w:t>
      </w:r>
      <w:proofErr w:type="spellEnd"/>
      <w:r w:rsidRPr="52827552">
        <w:rPr>
          <w:sz w:val="24"/>
          <w:szCs w:val="24"/>
        </w:rPr>
        <w:t xml:space="preserve">+ (Hasan et al., 2019) is an event detection system that can detect minor and major news-worthy events in real-time. It consists of two components: the Search Module and the </w:t>
      </w:r>
      <w:proofErr w:type="spellStart"/>
      <w:r w:rsidRPr="52827552">
        <w:rPr>
          <w:sz w:val="24"/>
          <w:szCs w:val="24"/>
        </w:rPr>
        <w:t>EventCluster</w:t>
      </w:r>
      <w:proofErr w:type="spellEnd"/>
      <w:r w:rsidRPr="52827552">
        <w:rPr>
          <w:sz w:val="24"/>
          <w:szCs w:val="24"/>
        </w:rPr>
        <w:t xml:space="preserve"> Module. Each tweet is labeled by the Search Module as unique or non-unique using the recently seen tweets. Then, the </w:t>
      </w:r>
      <w:proofErr w:type="spellStart"/>
      <w:r w:rsidRPr="52827552">
        <w:rPr>
          <w:sz w:val="24"/>
          <w:szCs w:val="24"/>
        </w:rPr>
        <w:t>EventCluster</w:t>
      </w:r>
      <w:proofErr w:type="spellEnd"/>
      <w:r w:rsidRPr="52827552">
        <w:rPr>
          <w:sz w:val="24"/>
          <w:szCs w:val="24"/>
        </w:rPr>
        <w:t xml:space="preserve"> Module clusters non-unique tweets based on their TF-IDF similarity. Finally, the news-worthy events are identified based on a word-level Longest Common Subsequence (LCS) approach from the candidate clusters.</w:t>
      </w:r>
    </w:p>
    <w:p w14:paraId="1E73ACF6" w14:textId="5DA7B0E2" w:rsidR="52827552" w:rsidRDefault="52827552" w:rsidP="52827552">
      <w:pPr>
        <w:rPr>
          <w:sz w:val="24"/>
          <w:szCs w:val="24"/>
        </w:rPr>
      </w:pPr>
    </w:p>
    <w:p w14:paraId="67891D93" w14:textId="5C7B93DE" w:rsidR="52827552" w:rsidRDefault="52827552" w:rsidP="52827552">
      <w:pPr>
        <w:spacing w:line="257" w:lineRule="auto"/>
        <w:rPr>
          <w:sz w:val="24"/>
          <w:szCs w:val="24"/>
        </w:rPr>
      </w:pPr>
      <w:commentRangeStart w:id="67"/>
      <w:r w:rsidRPr="52827552">
        <w:rPr>
          <w:b/>
          <w:bCs/>
          <w:sz w:val="24"/>
          <w:szCs w:val="24"/>
        </w:rPr>
        <w:t>BGU</w:t>
      </w:r>
      <w:commentRangeEnd w:id="67"/>
      <w:r w:rsidR="001F0B28">
        <w:rPr>
          <w:rStyle w:val="CommentReference"/>
          <w:rFonts w:asciiTheme="minorHAnsi" w:eastAsiaTheme="minorHAnsi" w:hAnsiTheme="minorHAnsi" w:cstheme="minorBidi"/>
          <w:lang w:val="en-US" w:eastAsia="en-US"/>
        </w:rPr>
        <w:commentReference w:id="67"/>
      </w:r>
      <w:r w:rsidRPr="52827552">
        <w:rPr>
          <w:b/>
          <w:bCs/>
          <w:sz w:val="24"/>
          <w:szCs w:val="24"/>
        </w:rPr>
        <w:t xml:space="preserve"> </w:t>
      </w:r>
      <w:r w:rsidRPr="52827552">
        <w:rPr>
          <w:sz w:val="24"/>
          <w:szCs w:val="24"/>
        </w:rPr>
        <w:t>has extensive experience in the analysis and mining of social networks including</w:t>
      </w:r>
    </w:p>
    <w:p w14:paraId="7201D299" w14:textId="451E33C0" w:rsidR="52827552" w:rsidRDefault="52827552" w:rsidP="52827552">
      <w:pPr>
        <w:rPr>
          <w:sz w:val="28"/>
          <w:szCs w:val="28"/>
        </w:rPr>
      </w:pPr>
      <w:r w:rsidRPr="52827552">
        <w:rPr>
          <w:sz w:val="24"/>
          <w:szCs w:val="24"/>
        </w:rPr>
        <w:t xml:space="preserve">among others targeted data collection (Stern et al., 2013; </w:t>
      </w:r>
      <w:proofErr w:type="spellStart"/>
      <w:r w:rsidRPr="52827552">
        <w:rPr>
          <w:sz w:val="24"/>
          <w:szCs w:val="24"/>
        </w:rPr>
        <w:t>Elyashar</w:t>
      </w:r>
      <w:proofErr w:type="spellEnd"/>
      <w:r w:rsidRPr="52827552">
        <w:rPr>
          <w:sz w:val="24"/>
          <w:szCs w:val="24"/>
        </w:rPr>
        <w:t xml:space="preserve"> et al., 2019</w:t>
      </w:r>
      <w:r w:rsidRPr="52827552">
        <w:rPr>
          <w:sz w:val="32"/>
          <w:szCs w:val="32"/>
        </w:rPr>
        <w:t xml:space="preserve">, </w:t>
      </w:r>
      <w:proofErr w:type="spellStart"/>
      <w:r w:rsidRPr="52827552">
        <w:rPr>
          <w:sz w:val="24"/>
          <w:szCs w:val="24"/>
        </w:rPr>
        <w:t>Elyashar</w:t>
      </w:r>
      <w:proofErr w:type="spellEnd"/>
      <w:r w:rsidRPr="52827552">
        <w:rPr>
          <w:sz w:val="24"/>
          <w:szCs w:val="24"/>
        </w:rPr>
        <w:t xml:space="preserve"> et al., 2022), dissecting organizational structure of an enterprise from the informal social relationships collected from social networks (Fire &amp; Puzis, 2016)</w:t>
      </w:r>
      <w:r w:rsidRPr="52827552">
        <w:rPr>
          <w:sz w:val="28"/>
          <w:szCs w:val="28"/>
        </w:rPr>
        <w:t xml:space="preserve">, </w:t>
      </w:r>
      <w:r w:rsidRPr="52827552">
        <w:rPr>
          <w:sz w:val="24"/>
          <w:szCs w:val="24"/>
        </w:rPr>
        <w:t>operation and management of social bots (</w:t>
      </w:r>
      <w:r w:rsidRPr="52827552">
        <w:rPr>
          <w:color w:val="222222"/>
          <w:sz w:val="24"/>
          <w:szCs w:val="24"/>
        </w:rPr>
        <w:t>Paradise et al. 2017; Paradise et al. 2019)</w:t>
      </w:r>
      <w:r w:rsidRPr="52827552">
        <w:rPr>
          <w:sz w:val="24"/>
          <w:szCs w:val="24"/>
        </w:rPr>
        <w:t>, disinformation (</w:t>
      </w:r>
      <w:proofErr w:type="spellStart"/>
      <w:r w:rsidRPr="52827552">
        <w:rPr>
          <w:sz w:val="24"/>
          <w:szCs w:val="24"/>
        </w:rPr>
        <w:t>Elyashar</w:t>
      </w:r>
      <w:proofErr w:type="spellEnd"/>
      <w:r w:rsidRPr="52827552">
        <w:rPr>
          <w:sz w:val="24"/>
          <w:szCs w:val="24"/>
        </w:rPr>
        <w:t xml:space="preserve"> et al., 2022; </w:t>
      </w:r>
      <w:proofErr w:type="spellStart"/>
      <w:r w:rsidRPr="52827552">
        <w:rPr>
          <w:sz w:val="24"/>
          <w:szCs w:val="24"/>
        </w:rPr>
        <w:t>Elyashar</w:t>
      </w:r>
      <w:proofErr w:type="spellEnd"/>
      <w:r w:rsidRPr="52827552">
        <w:rPr>
          <w:sz w:val="24"/>
          <w:szCs w:val="24"/>
        </w:rPr>
        <w:t xml:space="preserve"> et al., 2017).</w:t>
      </w:r>
    </w:p>
    <w:p w14:paraId="7ECD17A4" w14:textId="603A3EF2" w:rsidR="52827552" w:rsidRDefault="52827552" w:rsidP="52827552"/>
    <w:p w14:paraId="032DE8DA" w14:textId="2782BA46" w:rsidR="52827552" w:rsidRDefault="52827552" w:rsidP="52827552">
      <w:pPr>
        <w:rPr>
          <w:highlight w:val="yellow"/>
        </w:rPr>
      </w:pPr>
    </w:p>
    <w:p w14:paraId="7E43C926" w14:textId="747FEED6" w:rsidR="52827552" w:rsidRDefault="52827552" w:rsidP="52827552">
      <w:commentRangeStart w:id="68"/>
      <w:r w:rsidRPr="52827552">
        <w:rPr>
          <w:rFonts w:ascii="Calibri Light" w:eastAsia="Calibri Light" w:hAnsi="Calibri Light" w:cs="Calibri Light"/>
          <w:color w:val="2E74B5"/>
          <w:sz w:val="32"/>
          <w:szCs w:val="32"/>
        </w:rPr>
        <w:t>Influence maximization</w:t>
      </w:r>
      <w:commentRangeEnd w:id="68"/>
      <w:r>
        <w:rPr>
          <w:rStyle w:val="CommentReference"/>
        </w:rPr>
        <w:commentReference w:id="68"/>
      </w:r>
      <w:r>
        <w:t xml:space="preserve"> </w:t>
      </w:r>
    </w:p>
    <w:p w14:paraId="3E1FFE44" w14:textId="36724B61" w:rsidR="52827552" w:rsidRDefault="52827552" w:rsidP="52827552">
      <w:pPr>
        <w:spacing w:line="257" w:lineRule="auto"/>
        <w:rPr>
          <w:sz w:val="24"/>
          <w:szCs w:val="24"/>
        </w:rPr>
      </w:pPr>
    </w:p>
    <w:p w14:paraId="019D317E" w14:textId="4ABEE71C" w:rsidR="52827552" w:rsidRDefault="52827552" w:rsidP="52827552">
      <w:pPr>
        <w:spacing w:line="257" w:lineRule="auto"/>
        <w:rPr>
          <w:sz w:val="24"/>
          <w:szCs w:val="24"/>
        </w:rPr>
      </w:pPr>
      <w:r w:rsidRPr="52827552">
        <w:rPr>
          <w:sz w:val="24"/>
          <w:szCs w:val="24"/>
        </w:rPr>
        <w:t xml:space="preserve">Influence maximization (IM) is one of the most highly studied problems in the field of social network analysis due to its business values. Influence maximization </w:t>
      </w:r>
      <w:r w:rsidRPr="52827552">
        <w:rPr>
          <w:b/>
          <w:bCs/>
          <w:sz w:val="24"/>
          <w:szCs w:val="24"/>
        </w:rPr>
        <w:t>aims to identify influential nodes</w:t>
      </w:r>
      <w:r w:rsidRPr="52827552">
        <w:rPr>
          <w:sz w:val="24"/>
          <w:szCs w:val="24"/>
        </w:rPr>
        <w:t xml:space="preserve"> that can spread the information to the maximum number of nodes in the network through diffusion cascade. Influence maximization is acknowledged as an application based on the influence diffusion model (Li et al., 2019). Several greedy algorithms have been developed to address the influence maximization problem. The original greedy algorithm calculates the marginal gain of each node when selecting seeds at each iteration, which leads to high computational costs (Li et al., 2018). To improve this algorithm, Ma et al</w:t>
      </w:r>
      <w:proofErr w:type="gramStart"/>
      <w:r w:rsidRPr="52827552">
        <w:rPr>
          <w:sz w:val="24"/>
          <w:szCs w:val="24"/>
        </w:rPr>
        <w:t>.(</w:t>
      </w:r>
      <w:proofErr w:type="gramEnd"/>
      <w:r w:rsidRPr="52827552">
        <w:rPr>
          <w:sz w:val="24"/>
          <w:szCs w:val="24"/>
        </w:rPr>
        <w:t xml:space="preserve">2008) proposed influence maximization </w:t>
      </w:r>
      <w:r w:rsidRPr="52827552">
        <w:rPr>
          <w:sz w:val="24"/>
          <w:szCs w:val="24"/>
        </w:rPr>
        <w:lastRenderedPageBreak/>
        <w:t xml:space="preserve">algorithms based on the HD-based model named the k-step Greedy algorithm. The critical step of these algorithms concerns simulation of the network evolution with various seed sets recursively. After simulation, the user who achieves the highest margins throughout the network is added to the seed set. The algorithms are repeated until a seed set of size is constructed. Another algorithm was developed by </w:t>
      </w:r>
      <w:proofErr w:type="spellStart"/>
      <w:r w:rsidRPr="52827552">
        <w:rPr>
          <w:sz w:val="24"/>
          <w:szCs w:val="24"/>
        </w:rPr>
        <w:t>Golnari</w:t>
      </w:r>
      <w:proofErr w:type="spellEnd"/>
      <w:r w:rsidRPr="52827552">
        <w:rPr>
          <w:sz w:val="24"/>
          <w:szCs w:val="24"/>
        </w:rPr>
        <w:t xml:space="preserve"> et al</w:t>
      </w:r>
      <w:proofErr w:type="gramStart"/>
      <w:r w:rsidRPr="52827552">
        <w:rPr>
          <w:sz w:val="24"/>
          <w:szCs w:val="24"/>
        </w:rPr>
        <w:t>.(</w:t>
      </w:r>
      <w:proofErr w:type="gramEnd"/>
      <w:r w:rsidRPr="52827552">
        <w:rPr>
          <w:sz w:val="24"/>
          <w:szCs w:val="24"/>
        </w:rPr>
        <w:t xml:space="preserve">2014), called the C2Greedy algorithm. Similar to the k-step Greedy algorithm, C2Greedy recursively identifies the most influential user and appends it to the seed set. However, C2Greedy calculates the asymptotic state that the network approaches after an infinite </w:t>
      </w:r>
      <w:proofErr w:type="gramStart"/>
      <w:r w:rsidRPr="52827552">
        <w:rPr>
          <w:sz w:val="24"/>
          <w:szCs w:val="24"/>
        </w:rPr>
        <w:t>period of time</w:t>
      </w:r>
      <w:proofErr w:type="gramEnd"/>
      <w:r w:rsidRPr="52827552">
        <w:rPr>
          <w:sz w:val="24"/>
          <w:szCs w:val="24"/>
        </w:rPr>
        <w:t>. Although these two algorithms have improved the traditional greedy approaches, they both ignore the complex characterizes of user interactions and message transmissions.</w:t>
      </w:r>
    </w:p>
    <w:p w14:paraId="3A43F093" w14:textId="4C2444C9" w:rsidR="52827552" w:rsidRDefault="52827552" w:rsidP="52827552">
      <w:pPr>
        <w:spacing w:line="257" w:lineRule="auto"/>
        <w:rPr>
          <w:sz w:val="24"/>
          <w:szCs w:val="24"/>
        </w:rPr>
      </w:pPr>
      <w:r w:rsidRPr="52827552">
        <w:rPr>
          <w:sz w:val="24"/>
          <w:szCs w:val="24"/>
        </w:rPr>
        <w:t>Jiang et al. (2021a; 2021b) proposed the GTS-Greedy algorithm and MGTS-greedy algorithm, variations of the k-step Greedy algorithm that use OBM and OMT diffusion model to simulate diffusion and take into account user contextual features. Biswas et al</w:t>
      </w:r>
      <w:proofErr w:type="gramStart"/>
      <w:r w:rsidRPr="52827552">
        <w:rPr>
          <w:sz w:val="24"/>
          <w:szCs w:val="24"/>
        </w:rPr>
        <w:t>.(</w:t>
      </w:r>
      <w:proofErr w:type="gramEnd"/>
      <w:r w:rsidRPr="52827552">
        <w:rPr>
          <w:sz w:val="24"/>
          <w:szCs w:val="24"/>
        </w:rPr>
        <w:t xml:space="preserve">2021) proposed multi-criteria decision making (MCDM) for solving the influence maximization problem in social networks. MCDM first selects candidate nodes by eliminating less influential ones at the preliminary phase, which decreases the computation cost. After that, a modified version of Simulated Annealing (SA) with an enhanced search strategy is used to find the optimal solution. Kumar et al. (2021) propose the Influence Maximization using </w:t>
      </w:r>
      <w:proofErr w:type="gramStart"/>
      <w:r w:rsidRPr="52827552">
        <w:rPr>
          <w:sz w:val="24"/>
          <w:szCs w:val="24"/>
        </w:rPr>
        <w:t>Extended</w:t>
      </w:r>
      <w:proofErr w:type="gramEnd"/>
      <w:r w:rsidRPr="52827552">
        <w:rPr>
          <w:sz w:val="24"/>
          <w:szCs w:val="24"/>
        </w:rPr>
        <w:t xml:space="preserve"> </w:t>
      </w:r>
      <w:r w:rsidRPr="52827552">
        <w:rPr>
          <w:i/>
          <w:iCs/>
          <w:color w:val="0E101A"/>
          <w:sz w:val="24"/>
          <w:szCs w:val="24"/>
        </w:rPr>
        <w:t>h</w:t>
      </w:r>
      <w:r w:rsidRPr="52827552">
        <w:rPr>
          <w:sz w:val="24"/>
          <w:szCs w:val="24"/>
        </w:rPr>
        <w:t xml:space="preserve">-index and Label Propagation with Relationship matrix (IM-ELPR) algorithm. IM-ELPR first uses extended </w:t>
      </w:r>
      <w:r w:rsidRPr="52827552">
        <w:rPr>
          <w:i/>
          <w:iCs/>
          <w:color w:val="0E101A"/>
          <w:sz w:val="24"/>
          <w:szCs w:val="24"/>
        </w:rPr>
        <w:t>h</w:t>
      </w:r>
      <w:r w:rsidRPr="52827552">
        <w:rPr>
          <w:sz w:val="24"/>
          <w:szCs w:val="24"/>
        </w:rPr>
        <w:t>-index centrality to detect the seed nodes and then uses the label propagation technique to detect communities. After merging smaller and related communities to a larger community with the help of a relationship matrix, the top-</w:t>
      </w:r>
      <w:r w:rsidRPr="52827552">
        <w:rPr>
          <w:i/>
          <w:iCs/>
          <w:color w:val="0E101A"/>
          <w:sz w:val="24"/>
          <w:szCs w:val="24"/>
        </w:rPr>
        <w:t>k</w:t>
      </w:r>
      <w:r w:rsidRPr="52827552">
        <w:rPr>
          <w:sz w:val="24"/>
          <w:szCs w:val="24"/>
        </w:rPr>
        <w:t xml:space="preserve"> influential seed nodes from these communities are identified. </w:t>
      </w:r>
      <w:proofErr w:type="spellStart"/>
      <w:r w:rsidRPr="52827552">
        <w:rPr>
          <w:sz w:val="24"/>
          <w:szCs w:val="24"/>
        </w:rPr>
        <w:t>Nacshon</w:t>
      </w:r>
      <w:proofErr w:type="spellEnd"/>
      <w:r w:rsidRPr="52827552">
        <w:rPr>
          <w:sz w:val="24"/>
          <w:szCs w:val="24"/>
        </w:rPr>
        <w:t xml:space="preserve"> et al. (2017) proposed a user score named boosting author to detect influential users. To detect boost authors, they measure the number of redistributions (i.e., retweets) of users’ posts over time, and users with a high increase in redistributions are considered boost-authors. Li et al. (2021) suggested a Dynamic algorithm based on cohesive Entropy for Influence Maximization (DEIM). Firstly, DEIM uses the Community Overlap Propagation Algorithm based on Cohesive Entropy (CECOPA) to detect overlapping communities in networks and select candidate nodes from the overlapping area. Then, the Optional Dynamic Influence Propagation algorithm (ODP) analyzes the differences in the candidates using the different distances between users and then determines the seed set. </w:t>
      </w:r>
      <w:proofErr w:type="spellStart"/>
      <w:r w:rsidRPr="52827552">
        <w:rPr>
          <w:sz w:val="24"/>
          <w:szCs w:val="24"/>
        </w:rPr>
        <w:t>Kianian</w:t>
      </w:r>
      <w:proofErr w:type="spellEnd"/>
      <w:r w:rsidRPr="52827552">
        <w:rPr>
          <w:sz w:val="24"/>
          <w:szCs w:val="24"/>
        </w:rPr>
        <w:t xml:space="preserve"> and </w:t>
      </w:r>
      <w:proofErr w:type="spellStart"/>
      <w:r w:rsidRPr="52827552">
        <w:rPr>
          <w:sz w:val="24"/>
          <w:szCs w:val="24"/>
        </w:rPr>
        <w:t>Rostamnia</w:t>
      </w:r>
      <w:proofErr w:type="spellEnd"/>
      <w:r w:rsidRPr="52827552">
        <w:rPr>
          <w:sz w:val="24"/>
          <w:szCs w:val="24"/>
        </w:rPr>
        <w:t xml:space="preserve"> (2021) proposed an efficient path-based algorithm to address the influence maximization problem from two complementary perspectives for large-scale networks. One perspective is approximating the influence spread efficiently using two features of the nodes: the degrees and the independent influence path. An independent influence path is a path from one seed to another with governed length and influence probability. The second perspective is pruning out the uninfluential nodes using an approximate vertex cover algorithm and reducing the computation volume in approximating the influence spread using a practical preprocessing heuristic method.</w:t>
      </w:r>
    </w:p>
    <w:p w14:paraId="3700C218" w14:textId="12E5FB33" w:rsidR="52827552" w:rsidRDefault="52827552" w:rsidP="52827552">
      <w:pPr>
        <w:spacing w:line="257" w:lineRule="auto"/>
        <w:rPr>
          <w:sz w:val="24"/>
          <w:szCs w:val="24"/>
        </w:rPr>
      </w:pPr>
    </w:p>
    <w:p w14:paraId="0D8D9E94" w14:textId="79CF62E6" w:rsidR="52827552" w:rsidRDefault="52827552" w:rsidP="52827552">
      <w:pPr>
        <w:spacing w:line="257" w:lineRule="auto"/>
        <w:rPr>
          <w:sz w:val="24"/>
          <w:szCs w:val="24"/>
        </w:rPr>
      </w:pPr>
      <w:commentRangeStart w:id="69"/>
      <w:r w:rsidRPr="52827552">
        <w:rPr>
          <w:b/>
          <w:bCs/>
          <w:sz w:val="24"/>
          <w:szCs w:val="24"/>
        </w:rPr>
        <w:lastRenderedPageBreak/>
        <w:t>BGU</w:t>
      </w:r>
      <w:commentRangeEnd w:id="69"/>
      <w:r w:rsidR="001F0B28">
        <w:rPr>
          <w:rStyle w:val="CommentReference"/>
          <w:rFonts w:asciiTheme="minorHAnsi" w:eastAsiaTheme="minorHAnsi" w:hAnsiTheme="minorHAnsi" w:cstheme="minorBidi"/>
          <w:lang w:val="en-US" w:eastAsia="en-US"/>
        </w:rPr>
        <w:commentReference w:id="69"/>
      </w:r>
      <w:r w:rsidRPr="52827552">
        <w:rPr>
          <w:b/>
          <w:bCs/>
          <w:sz w:val="24"/>
          <w:szCs w:val="24"/>
        </w:rPr>
        <w:t xml:space="preserve"> </w:t>
      </w:r>
      <w:r w:rsidRPr="52827552">
        <w:rPr>
          <w:sz w:val="24"/>
          <w:szCs w:val="24"/>
        </w:rPr>
        <w:t>will provide the algorithms for detection of key authors and boost authors as well as methods for campaign analysis based on the technology developed in the past by the research team (</w:t>
      </w:r>
      <w:proofErr w:type="spellStart"/>
      <w:r w:rsidRPr="52827552">
        <w:rPr>
          <w:sz w:val="24"/>
          <w:szCs w:val="24"/>
        </w:rPr>
        <w:t>Nacshon</w:t>
      </w:r>
      <w:proofErr w:type="spellEnd"/>
      <w:r w:rsidRPr="52827552">
        <w:rPr>
          <w:sz w:val="24"/>
          <w:szCs w:val="24"/>
        </w:rPr>
        <w:t xml:space="preserve"> et al., 2017;</w:t>
      </w:r>
      <w:r>
        <w:t xml:space="preserve"> </w:t>
      </w:r>
      <w:r w:rsidRPr="52827552">
        <w:rPr>
          <w:sz w:val="24"/>
          <w:szCs w:val="24"/>
        </w:rPr>
        <w:t>Zilberman and Puzis, 2015</w:t>
      </w:r>
      <w:r w:rsidRPr="52827552">
        <w:rPr>
          <w:sz w:val="20"/>
          <w:szCs w:val="20"/>
        </w:rPr>
        <w:t>)</w:t>
      </w:r>
      <w:r w:rsidRPr="52827552">
        <w:rPr>
          <w:sz w:val="24"/>
          <w:szCs w:val="24"/>
        </w:rPr>
        <w:t>.</w:t>
      </w:r>
    </w:p>
    <w:p w14:paraId="1945ECFE" w14:textId="28A5FBE9" w:rsidR="52827552" w:rsidRDefault="52827552" w:rsidP="52827552">
      <w:pPr>
        <w:rPr>
          <w:highlight w:val="yellow"/>
        </w:rPr>
      </w:pPr>
    </w:p>
    <w:p w14:paraId="741D35BA" w14:textId="65CA81DB" w:rsidR="52827552" w:rsidRDefault="52827552" w:rsidP="52827552">
      <w:pPr>
        <w:rPr>
          <w:highlight w:val="yellow"/>
        </w:rPr>
      </w:pPr>
    </w:p>
    <w:p w14:paraId="24F27661" w14:textId="56E6F5E3" w:rsidR="52827552" w:rsidRDefault="52827552" w:rsidP="52827552">
      <w:pPr>
        <w:rPr>
          <w:highlight w:val="yellow"/>
        </w:rPr>
      </w:pPr>
      <w:r w:rsidRPr="52827552">
        <w:rPr>
          <w:highlight w:val="yellow"/>
        </w:rPr>
        <w:t>Hostile campaign identification (previous experience)</w:t>
      </w:r>
    </w:p>
    <w:p w14:paraId="5CC87329" w14:textId="5915AF0B" w:rsidR="52827552" w:rsidRDefault="52827552" w:rsidP="52827552">
      <w:pPr>
        <w:rPr>
          <w:rFonts w:ascii="Calibri Light" w:eastAsia="Calibri Light" w:hAnsi="Calibri Light" w:cs="Calibri Light"/>
          <w:color w:val="2E74B5"/>
          <w:sz w:val="32"/>
          <w:szCs w:val="32"/>
        </w:rPr>
      </w:pPr>
    </w:p>
    <w:p w14:paraId="48F43038" w14:textId="5489ACFE" w:rsidR="52827552" w:rsidRDefault="52827552" w:rsidP="52827552">
      <w:pPr>
        <w:spacing w:after="240"/>
        <w:rPr>
          <w:rFonts w:ascii="Calibri Light" w:eastAsia="Calibri Light" w:hAnsi="Calibri Light" w:cs="Calibri Light"/>
          <w:color w:val="2E74B5"/>
          <w:sz w:val="32"/>
          <w:szCs w:val="32"/>
        </w:rPr>
      </w:pPr>
      <w:r w:rsidRPr="52827552">
        <w:rPr>
          <w:rFonts w:ascii="Calibri Light" w:eastAsia="Calibri Light" w:hAnsi="Calibri Light" w:cs="Calibri Light"/>
          <w:color w:val="2E74B5"/>
          <w:sz w:val="32"/>
          <w:szCs w:val="32"/>
        </w:rPr>
        <w:t>Discourse Summarization</w:t>
      </w:r>
      <w:commentRangeStart w:id="70"/>
      <w:commentRangeEnd w:id="70"/>
      <w:r>
        <w:rPr>
          <w:rStyle w:val="CommentReference"/>
        </w:rPr>
        <w:commentReference w:id="70"/>
      </w:r>
    </w:p>
    <w:p w14:paraId="67881BDA" w14:textId="01544AAF" w:rsidR="52827552" w:rsidRDefault="52827552" w:rsidP="52827552">
      <w:pPr>
        <w:rPr>
          <w:sz w:val="24"/>
          <w:szCs w:val="24"/>
        </w:rPr>
      </w:pPr>
      <w:r w:rsidRPr="52827552">
        <w:rPr>
          <w:sz w:val="24"/>
          <w:szCs w:val="24"/>
        </w:rPr>
        <w:t xml:space="preserve">The proposed natural language discourse summarization (of social media posts) is based on a two-step process: symbolic reduction and text classification. Originally developed for chatbots, a symbolic reduction is a pattern recognition rule designed to simplify a sentence, usually (but not necessarily) by reducing the number of words in a sentence.   Reducing a sentence typically involves the consecutive application of multiple reduction rules.   </w:t>
      </w:r>
    </w:p>
    <w:p w14:paraId="1B342B3F" w14:textId="2640BE6D" w:rsidR="52827552" w:rsidRDefault="52827552" w:rsidP="52827552">
      <w:pPr>
        <w:rPr>
          <w:sz w:val="24"/>
          <w:szCs w:val="24"/>
        </w:rPr>
      </w:pPr>
      <w:r w:rsidRPr="52827552">
        <w:rPr>
          <w:sz w:val="24"/>
          <w:szCs w:val="24"/>
        </w:rPr>
        <w:t xml:space="preserve"> </w:t>
      </w:r>
    </w:p>
    <w:p w14:paraId="66492A7D" w14:textId="41786DE8" w:rsidR="52827552" w:rsidRDefault="52827552" w:rsidP="52827552">
      <w:pPr>
        <w:rPr>
          <w:sz w:val="24"/>
          <w:szCs w:val="24"/>
        </w:rPr>
      </w:pPr>
      <w:r w:rsidRPr="52827552">
        <w:rPr>
          <w:sz w:val="24"/>
          <w:szCs w:val="24"/>
        </w:rPr>
        <w:t xml:space="preserve">Classification also involves a collection of pattern recognition rules, but instead of reducing the sentence to a simpler form, the classification rule simply assigns a category to the sentence along with action to perform.  For the application of text summarization, the action would be either to suppress or pass the sentence. </w:t>
      </w:r>
    </w:p>
    <w:p w14:paraId="07EFB048" w14:textId="26618C2F" w:rsidR="52827552" w:rsidRDefault="52827552" w:rsidP="52827552">
      <w:pPr>
        <w:rPr>
          <w:sz w:val="24"/>
          <w:szCs w:val="24"/>
        </w:rPr>
      </w:pPr>
      <w:r w:rsidRPr="52827552">
        <w:rPr>
          <w:sz w:val="24"/>
          <w:szCs w:val="24"/>
        </w:rPr>
        <w:t xml:space="preserve"> </w:t>
      </w:r>
    </w:p>
    <w:p w14:paraId="554F9C4D" w14:textId="40663316" w:rsidR="52827552" w:rsidRDefault="52827552" w:rsidP="52827552">
      <w:pPr>
        <w:rPr>
          <w:sz w:val="24"/>
          <w:szCs w:val="24"/>
        </w:rPr>
      </w:pPr>
      <w:r w:rsidRPr="52827552">
        <w:rPr>
          <w:sz w:val="24"/>
          <w:szCs w:val="24"/>
        </w:rPr>
        <w:t>Many state-of-the-art text summarization methods rely on statistical techniques such as TF-IDF to select a subset of the most meaningful sentences from a paragraph or body of text.   The sentences might be ranked according to word frequencies, and the summarization would consist of the top 10 sentences, or the top 20% in the ranking, or some other similar threshold. The proposed approach is orthogonal to statistical techniques. Unlike statistical summarization techniques, our approach does not enforce a strict threshold on the ratio of original to summarized text.   Rather than reduce the number of sentences, the reduction algorithm seeks to reduce the length of each sentence.  Then, the classification algorithm selects the relevant sentences to pass along while suppressing others.</w:t>
      </w:r>
    </w:p>
    <w:p w14:paraId="31E7FDD2" w14:textId="2B274D22" w:rsidR="52827552" w:rsidRDefault="52827552" w:rsidP="52827552">
      <w:pPr>
        <w:pStyle w:val="Heading1"/>
      </w:pPr>
      <w:r w:rsidRPr="52827552">
        <w:rPr>
          <w:rFonts w:ascii="Calibri Light" w:eastAsia="Calibri Light" w:hAnsi="Calibri Light" w:cs="Calibri Light"/>
          <w:color w:val="2E74B5"/>
          <w:sz w:val="32"/>
          <w:szCs w:val="32"/>
        </w:rPr>
        <w:t>Sentiment analysis and Emotion Analysis</w:t>
      </w:r>
    </w:p>
    <w:p w14:paraId="11C62679" w14:textId="0FE77DDF" w:rsidR="52827552" w:rsidRDefault="52827552" w:rsidP="52827552">
      <w:pPr>
        <w:spacing w:line="257" w:lineRule="auto"/>
        <w:rPr>
          <w:sz w:val="24"/>
          <w:szCs w:val="24"/>
        </w:rPr>
      </w:pPr>
      <w:r w:rsidRPr="52827552">
        <w:rPr>
          <w:sz w:val="24"/>
          <w:szCs w:val="24"/>
        </w:rPr>
        <w:t xml:space="preserve">Sentiment analysis is a text classification task that aims to decide whether a given text sentiment is positive, negative, or neutral. Sometimes, the neutral attribute is not taken to keep it a binary classification problem. In recent tasks, sentiments like "somewhat positive" and "somewhat negative" are also being considered. </w:t>
      </w:r>
    </w:p>
    <w:p w14:paraId="3B94117B" w14:textId="5CB752CA" w:rsidR="52827552" w:rsidRDefault="52827552" w:rsidP="52827552">
      <w:pPr>
        <w:rPr>
          <w:sz w:val="24"/>
          <w:szCs w:val="24"/>
        </w:rPr>
      </w:pPr>
      <w:r w:rsidRPr="52827552">
        <w:rPr>
          <w:sz w:val="24"/>
          <w:szCs w:val="24"/>
        </w:rPr>
        <w:t xml:space="preserve">Here we will describe the current state-of-the-art sentiment analysis packages in python according to their classification approach. NLTK (VADER) and </w:t>
      </w:r>
      <w:proofErr w:type="spellStart"/>
      <w:r w:rsidRPr="52827552">
        <w:rPr>
          <w:sz w:val="24"/>
          <w:szCs w:val="24"/>
        </w:rPr>
        <w:t>TextBlob</w:t>
      </w:r>
      <w:proofErr w:type="spellEnd"/>
      <w:r w:rsidRPr="52827552">
        <w:rPr>
          <w:sz w:val="24"/>
          <w:szCs w:val="24"/>
        </w:rPr>
        <w:t xml:space="preserve"> packages rely on a rules-based sentiment analyzer. They, therefore, attach a positive or negative </w:t>
      </w:r>
      <w:r w:rsidRPr="52827552">
        <w:rPr>
          <w:sz w:val="24"/>
          <w:szCs w:val="24"/>
        </w:rPr>
        <w:lastRenderedPageBreak/>
        <w:t xml:space="preserve">rating to certain words (ex. horrible has a negative association), pay attention to negation if it exists, and return values based on these words. This tends to work fine and has the advantage of being simple and extremely fast. These methods also have weaknesses: longer sentences score tends to normalize more towards neutral, and Sarcasm and jargon are often misinterpreted. Flair and </w:t>
      </w:r>
      <w:proofErr w:type="spellStart"/>
      <w:r w:rsidRPr="52827552">
        <w:rPr>
          <w:sz w:val="24"/>
          <w:szCs w:val="24"/>
        </w:rPr>
        <w:t>HuggingFace</w:t>
      </w:r>
      <w:proofErr w:type="spellEnd"/>
      <w:r w:rsidRPr="52827552">
        <w:rPr>
          <w:sz w:val="24"/>
          <w:szCs w:val="24"/>
        </w:rPr>
        <w:t xml:space="preserve"> sentiment analysis tools are pre-trained embedding-based models. This means that each word is represented inside a vector space. Words with vector representations most similar to another word </w:t>
      </w:r>
      <w:proofErr w:type="gramStart"/>
      <w:r w:rsidRPr="52827552">
        <w:rPr>
          <w:sz w:val="24"/>
          <w:szCs w:val="24"/>
        </w:rPr>
        <w:t>are often used</w:t>
      </w:r>
      <w:proofErr w:type="gramEnd"/>
      <w:r w:rsidRPr="52827552">
        <w:rPr>
          <w:sz w:val="24"/>
          <w:szCs w:val="24"/>
        </w:rPr>
        <w:t xml:space="preserve"> in the same context. Therefore, this allows us to determine the sentiment of any given sentence based on its vector. Embedding-based models tend to be much slower than rule-based counterparts but perform better.</w:t>
      </w:r>
    </w:p>
    <w:p w14:paraId="20CF4D91" w14:textId="5431C837" w:rsidR="52827552" w:rsidRDefault="52827552" w:rsidP="52827552">
      <w:pPr>
        <w:rPr>
          <w:sz w:val="24"/>
          <w:szCs w:val="24"/>
        </w:rPr>
      </w:pPr>
    </w:p>
    <w:p w14:paraId="38CF9B47" w14:textId="45DAB856" w:rsidR="52827552" w:rsidRDefault="52827552" w:rsidP="52827552">
      <w:pPr>
        <w:rPr>
          <w:sz w:val="24"/>
          <w:szCs w:val="24"/>
        </w:rPr>
      </w:pPr>
      <w:r w:rsidRPr="52827552">
        <w:rPr>
          <w:sz w:val="24"/>
          <w:szCs w:val="24"/>
        </w:rPr>
        <w:t xml:space="preserve">Emotion analysis is text classification task that aims to decide whether a given text contains one or more of the following emotions: </w:t>
      </w:r>
      <w:r w:rsidRPr="52827552">
        <w:rPr>
          <w:color w:val="24292F"/>
          <w:sz w:val="24"/>
          <w:szCs w:val="24"/>
        </w:rPr>
        <w:t>Happy, Angry, Sad, Surprise and Fear.</w:t>
      </w:r>
      <w:r w:rsidRPr="52827552">
        <w:rPr>
          <w:sz w:val="24"/>
          <w:szCs w:val="24"/>
        </w:rPr>
        <w:t xml:space="preserve"> The state-of-the-art tools Text2Emotion and </w:t>
      </w:r>
      <w:proofErr w:type="spellStart"/>
      <w:r w:rsidRPr="52827552">
        <w:rPr>
          <w:sz w:val="24"/>
          <w:szCs w:val="24"/>
        </w:rPr>
        <w:t>Huggin</w:t>
      </w:r>
      <w:proofErr w:type="spellEnd"/>
      <w:r w:rsidRPr="52827552">
        <w:rPr>
          <w:sz w:val="24"/>
          <w:szCs w:val="24"/>
        </w:rPr>
        <w:t xml:space="preserve"> Faces for emotion analysis are using embedding-based models in order to extract emotions from text.  </w:t>
      </w:r>
    </w:p>
    <w:p w14:paraId="723CBF97" w14:textId="5EDFE65F" w:rsidR="52827552" w:rsidRDefault="52827552" w:rsidP="52827552">
      <w:pPr>
        <w:pStyle w:val="Heading1"/>
      </w:pPr>
      <w:r w:rsidRPr="52827552">
        <w:rPr>
          <w:rFonts w:ascii="Calibri Light" w:eastAsia="Calibri Light" w:hAnsi="Calibri Light" w:cs="Calibri Light"/>
          <w:color w:val="2E74B5"/>
          <w:sz w:val="32"/>
          <w:szCs w:val="32"/>
        </w:rPr>
        <w:t>Bibliography</w:t>
      </w:r>
      <w:r w:rsidRPr="52827552">
        <w:rPr>
          <w:rFonts w:ascii="Calibri" w:eastAsia="Calibri" w:hAnsi="Calibri" w:cs="Calibri"/>
          <w:sz w:val="22"/>
          <w:szCs w:val="22"/>
        </w:rPr>
        <w:t xml:space="preserve"> </w:t>
      </w:r>
    </w:p>
    <w:p w14:paraId="35572177" w14:textId="6C523F23" w:rsidR="52827552" w:rsidRDefault="52827552" w:rsidP="52827552">
      <w:pPr>
        <w:spacing w:line="257" w:lineRule="auto"/>
        <w:rPr>
          <w:sz w:val="20"/>
          <w:szCs w:val="20"/>
        </w:rPr>
      </w:pPr>
      <w:r w:rsidRPr="52827552">
        <w:rPr>
          <w:sz w:val="20"/>
          <w:szCs w:val="20"/>
        </w:rPr>
        <w:t xml:space="preserve">Atefeh, F., &amp; </w:t>
      </w:r>
      <w:proofErr w:type="spellStart"/>
      <w:r w:rsidRPr="52827552">
        <w:rPr>
          <w:sz w:val="20"/>
          <w:szCs w:val="20"/>
        </w:rPr>
        <w:t>Khreich</w:t>
      </w:r>
      <w:proofErr w:type="spellEnd"/>
      <w:r w:rsidRPr="52827552">
        <w:rPr>
          <w:sz w:val="20"/>
          <w:szCs w:val="20"/>
        </w:rPr>
        <w:t xml:space="preserve">, W. (2015). A survey of techniques for event detection in twitter. </w:t>
      </w:r>
      <w:r w:rsidRPr="52827552">
        <w:rPr>
          <w:i/>
          <w:iCs/>
          <w:sz w:val="20"/>
          <w:szCs w:val="20"/>
        </w:rPr>
        <w:t>Computational Intelligence</w:t>
      </w:r>
      <w:r w:rsidRPr="52827552">
        <w:rPr>
          <w:sz w:val="20"/>
          <w:szCs w:val="20"/>
        </w:rPr>
        <w:t xml:space="preserve">, </w:t>
      </w:r>
      <w:r w:rsidRPr="52827552">
        <w:rPr>
          <w:i/>
          <w:iCs/>
          <w:sz w:val="20"/>
          <w:szCs w:val="20"/>
        </w:rPr>
        <w:t>31</w:t>
      </w:r>
      <w:r w:rsidRPr="52827552">
        <w:rPr>
          <w:sz w:val="20"/>
          <w:szCs w:val="20"/>
        </w:rPr>
        <w:t>(1), 132–164.</w:t>
      </w:r>
    </w:p>
    <w:p w14:paraId="6D8A8D2A" w14:textId="2AFCF43E" w:rsidR="52827552" w:rsidRDefault="52827552" w:rsidP="52827552">
      <w:pPr>
        <w:spacing w:line="257" w:lineRule="auto"/>
        <w:rPr>
          <w:sz w:val="20"/>
          <w:szCs w:val="20"/>
        </w:rPr>
      </w:pPr>
    </w:p>
    <w:p w14:paraId="78A43393" w14:textId="6C938099" w:rsidR="52827552" w:rsidRPr="00CF685A" w:rsidRDefault="52827552" w:rsidP="52827552">
      <w:pPr>
        <w:spacing w:line="257" w:lineRule="auto"/>
        <w:rPr>
          <w:color w:val="222222"/>
          <w:sz w:val="20"/>
          <w:szCs w:val="20"/>
          <w:lang w:val="en-US"/>
        </w:rPr>
      </w:pPr>
      <w:r w:rsidRPr="52827552">
        <w:rPr>
          <w:color w:val="222222"/>
          <w:sz w:val="20"/>
          <w:szCs w:val="20"/>
        </w:rPr>
        <w:t xml:space="preserve">Barbieri, N., </w:t>
      </w:r>
      <w:proofErr w:type="spellStart"/>
      <w:r w:rsidRPr="52827552">
        <w:rPr>
          <w:color w:val="222222"/>
          <w:sz w:val="20"/>
          <w:szCs w:val="20"/>
        </w:rPr>
        <w:t>Bonchi</w:t>
      </w:r>
      <w:proofErr w:type="spellEnd"/>
      <w:r w:rsidRPr="52827552">
        <w:rPr>
          <w:color w:val="222222"/>
          <w:sz w:val="20"/>
          <w:szCs w:val="20"/>
        </w:rPr>
        <w:t xml:space="preserve">, F., &amp; Manco, G. (2013). Topic-aware social influence propagation models. </w:t>
      </w:r>
      <w:r w:rsidRPr="52827552">
        <w:rPr>
          <w:i/>
          <w:iCs/>
          <w:color w:val="222222"/>
          <w:sz w:val="20"/>
          <w:szCs w:val="20"/>
        </w:rPr>
        <w:t>Knowledge and information systems</w:t>
      </w:r>
      <w:r w:rsidRPr="52827552">
        <w:rPr>
          <w:color w:val="222222"/>
          <w:sz w:val="20"/>
          <w:szCs w:val="20"/>
        </w:rPr>
        <w:t xml:space="preserve">, </w:t>
      </w:r>
      <w:r w:rsidRPr="52827552">
        <w:rPr>
          <w:i/>
          <w:iCs/>
          <w:color w:val="222222"/>
          <w:sz w:val="20"/>
          <w:szCs w:val="20"/>
        </w:rPr>
        <w:t>37</w:t>
      </w:r>
      <w:r w:rsidRPr="52827552">
        <w:rPr>
          <w:color w:val="222222"/>
          <w:sz w:val="20"/>
          <w:szCs w:val="20"/>
        </w:rPr>
        <w:t>(3), 555-584.</w:t>
      </w:r>
      <w:r w:rsidRPr="52827552">
        <w:rPr>
          <w:color w:val="222222"/>
          <w:sz w:val="20"/>
          <w:szCs w:val="20"/>
          <w:rtl/>
          <w:lang w:val="he"/>
        </w:rPr>
        <w:t>‏</w:t>
      </w:r>
    </w:p>
    <w:p w14:paraId="293ED095" w14:textId="2FC5E16C" w:rsidR="52827552" w:rsidRPr="00CF685A" w:rsidRDefault="52827552" w:rsidP="52827552">
      <w:pPr>
        <w:spacing w:line="257" w:lineRule="auto"/>
        <w:rPr>
          <w:color w:val="222222"/>
          <w:sz w:val="20"/>
          <w:szCs w:val="20"/>
          <w:lang w:val="en-US"/>
        </w:rPr>
      </w:pPr>
    </w:p>
    <w:p w14:paraId="5ED5693F" w14:textId="2F53DC35" w:rsidR="52827552" w:rsidRPr="00CF685A" w:rsidRDefault="52827552" w:rsidP="52827552">
      <w:pPr>
        <w:spacing w:line="257" w:lineRule="auto"/>
        <w:rPr>
          <w:color w:val="222222"/>
          <w:sz w:val="20"/>
          <w:szCs w:val="20"/>
          <w:lang w:val="en-US"/>
        </w:rPr>
      </w:pPr>
      <w:r w:rsidRPr="52827552">
        <w:rPr>
          <w:color w:val="222222"/>
          <w:sz w:val="20"/>
          <w:szCs w:val="20"/>
        </w:rPr>
        <w:t xml:space="preserve">Biswas, T. K., Abbasi, A., &amp; </w:t>
      </w:r>
      <w:proofErr w:type="spellStart"/>
      <w:r w:rsidRPr="52827552">
        <w:rPr>
          <w:color w:val="222222"/>
          <w:sz w:val="20"/>
          <w:szCs w:val="20"/>
        </w:rPr>
        <w:t>Chakrabortty</w:t>
      </w:r>
      <w:proofErr w:type="spellEnd"/>
      <w:r w:rsidRPr="52827552">
        <w:rPr>
          <w:color w:val="222222"/>
          <w:sz w:val="20"/>
          <w:szCs w:val="20"/>
        </w:rPr>
        <w:t xml:space="preserve">, R. K. (2021). An MCDM integrated adaptive simulated annealing approach for influence maximization in social networks. </w:t>
      </w:r>
      <w:r w:rsidRPr="52827552">
        <w:rPr>
          <w:i/>
          <w:iCs/>
          <w:color w:val="222222"/>
          <w:sz w:val="20"/>
          <w:szCs w:val="20"/>
        </w:rPr>
        <w:t>Information Sciences</w:t>
      </w:r>
      <w:r w:rsidRPr="52827552">
        <w:rPr>
          <w:color w:val="222222"/>
          <w:sz w:val="20"/>
          <w:szCs w:val="20"/>
        </w:rPr>
        <w:t xml:space="preserve">, </w:t>
      </w:r>
      <w:r w:rsidRPr="52827552">
        <w:rPr>
          <w:i/>
          <w:iCs/>
          <w:color w:val="222222"/>
          <w:sz w:val="20"/>
          <w:szCs w:val="20"/>
        </w:rPr>
        <w:t>556</w:t>
      </w:r>
      <w:r w:rsidRPr="52827552">
        <w:rPr>
          <w:color w:val="222222"/>
          <w:sz w:val="20"/>
          <w:szCs w:val="20"/>
        </w:rPr>
        <w:t>, 27-48.</w:t>
      </w:r>
      <w:r w:rsidRPr="52827552">
        <w:rPr>
          <w:color w:val="222222"/>
          <w:sz w:val="20"/>
          <w:szCs w:val="20"/>
          <w:rtl/>
          <w:lang w:val="he"/>
        </w:rPr>
        <w:t>‏</w:t>
      </w:r>
    </w:p>
    <w:p w14:paraId="634D064E" w14:textId="01853C22" w:rsidR="52827552" w:rsidRPr="00CF685A" w:rsidRDefault="52827552" w:rsidP="52827552">
      <w:pPr>
        <w:spacing w:line="257" w:lineRule="auto"/>
        <w:rPr>
          <w:color w:val="222222"/>
          <w:sz w:val="20"/>
          <w:szCs w:val="20"/>
          <w:lang w:val="en-US"/>
        </w:rPr>
      </w:pPr>
    </w:p>
    <w:p w14:paraId="036CA780" w14:textId="77FD503D" w:rsidR="52827552" w:rsidRPr="00CF685A" w:rsidRDefault="52827552" w:rsidP="52827552">
      <w:pPr>
        <w:spacing w:line="257" w:lineRule="auto"/>
        <w:rPr>
          <w:sz w:val="20"/>
          <w:szCs w:val="20"/>
          <w:lang w:val="en-US"/>
        </w:rPr>
      </w:pPr>
      <w:proofErr w:type="spellStart"/>
      <w:r w:rsidRPr="52827552">
        <w:rPr>
          <w:color w:val="222222"/>
          <w:sz w:val="20"/>
          <w:szCs w:val="20"/>
        </w:rPr>
        <w:t>Blei</w:t>
      </w:r>
      <w:proofErr w:type="spellEnd"/>
      <w:r w:rsidRPr="52827552">
        <w:rPr>
          <w:color w:val="222222"/>
          <w:sz w:val="20"/>
          <w:szCs w:val="20"/>
        </w:rPr>
        <w:t xml:space="preserve">, D. M., Ng, A. Y., &amp; Jordan, M. I. (2003). Latent </w:t>
      </w:r>
      <w:proofErr w:type="spellStart"/>
      <w:r w:rsidRPr="52827552">
        <w:rPr>
          <w:color w:val="222222"/>
          <w:sz w:val="20"/>
          <w:szCs w:val="20"/>
        </w:rPr>
        <w:t>dirichlet</w:t>
      </w:r>
      <w:proofErr w:type="spellEnd"/>
      <w:r w:rsidRPr="52827552">
        <w:rPr>
          <w:color w:val="222222"/>
          <w:sz w:val="20"/>
          <w:szCs w:val="20"/>
        </w:rPr>
        <w:t xml:space="preserve"> allocation. </w:t>
      </w:r>
      <w:r w:rsidRPr="52827552">
        <w:rPr>
          <w:i/>
          <w:iCs/>
          <w:color w:val="222222"/>
          <w:sz w:val="20"/>
          <w:szCs w:val="20"/>
        </w:rPr>
        <w:t>Journal of machine Learning research</w:t>
      </w:r>
      <w:r w:rsidRPr="52827552">
        <w:rPr>
          <w:color w:val="222222"/>
          <w:sz w:val="20"/>
          <w:szCs w:val="20"/>
        </w:rPr>
        <w:t xml:space="preserve">, </w:t>
      </w:r>
      <w:r w:rsidRPr="52827552">
        <w:rPr>
          <w:i/>
          <w:iCs/>
          <w:color w:val="222222"/>
          <w:sz w:val="20"/>
          <w:szCs w:val="20"/>
        </w:rPr>
        <w:t>3</w:t>
      </w:r>
      <w:r w:rsidRPr="52827552">
        <w:rPr>
          <w:color w:val="222222"/>
          <w:sz w:val="20"/>
          <w:szCs w:val="20"/>
        </w:rPr>
        <w:t>(Jan), 993-1022.</w:t>
      </w:r>
      <w:r w:rsidRPr="52827552">
        <w:rPr>
          <w:sz w:val="20"/>
          <w:szCs w:val="20"/>
          <w:rtl/>
          <w:lang w:val="he"/>
        </w:rPr>
        <w:t>‏</w:t>
      </w:r>
    </w:p>
    <w:p w14:paraId="19FE351B" w14:textId="2940EADD" w:rsidR="52827552" w:rsidRPr="00CF685A" w:rsidRDefault="52827552" w:rsidP="52827552">
      <w:pPr>
        <w:spacing w:line="257" w:lineRule="auto"/>
        <w:rPr>
          <w:sz w:val="20"/>
          <w:szCs w:val="20"/>
          <w:lang w:val="en-US"/>
        </w:rPr>
      </w:pPr>
    </w:p>
    <w:p w14:paraId="4EBE7F3C" w14:textId="010967E6" w:rsidR="52827552" w:rsidRPr="00CF685A" w:rsidRDefault="52827552" w:rsidP="52827552">
      <w:pPr>
        <w:spacing w:line="257" w:lineRule="auto"/>
        <w:rPr>
          <w:sz w:val="20"/>
          <w:szCs w:val="20"/>
          <w:lang w:val="en-US"/>
        </w:rPr>
      </w:pPr>
      <w:proofErr w:type="spellStart"/>
      <w:r w:rsidRPr="52827552">
        <w:rPr>
          <w:color w:val="222222"/>
          <w:sz w:val="20"/>
          <w:szCs w:val="20"/>
        </w:rPr>
        <w:t>Blei</w:t>
      </w:r>
      <w:proofErr w:type="spellEnd"/>
      <w:r w:rsidRPr="52827552">
        <w:rPr>
          <w:color w:val="222222"/>
          <w:sz w:val="20"/>
          <w:szCs w:val="20"/>
        </w:rPr>
        <w:t xml:space="preserve">, D., &amp; Lafferty, J. (2006). Correlated topic models. </w:t>
      </w:r>
      <w:r w:rsidRPr="52827552">
        <w:rPr>
          <w:i/>
          <w:iCs/>
          <w:color w:val="222222"/>
          <w:sz w:val="20"/>
          <w:szCs w:val="20"/>
        </w:rPr>
        <w:t>Advances in neural information processing systems</w:t>
      </w:r>
      <w:r w:rsidRPr="52827552">
        <w:rPr>
          <w:color w:val="222222"/>
          <w:sz w:val="20"/>
          <w:szCs w:val="20"/>
        </w:rPr>
        <w:t xml:space="preserve">, </w:t>
      </w:r>
      <w:r w:rsidRPr="52827552">
        <w:rPr>
          <w:i/>
          <w:iCs/>
          <w:color w:val="222222"/>
          <w:sz w:val="20"/>
          <w:szCs w:val="20"/>
        </w:rPr>
        <w:t>18</w:t>
      </w:r>
      <w:r w:rsidRPr="52827552">
        <w:rPr>
          <w:color w:val="222222"/>
          <w:sz w:val="20"/>
          <w:szCs w:val="20"/>
        </w:rPr>
        <w:t>, 147.</w:t>
      </w:r>
      <w:r w:rsidRPr="52827552">
        <w:rPr>
          <w:sz w:val="20"/>
          <w:szCs w:val="20"/>
          <w:rtl/>
          <w:lang w:val="he"/>
        </w:rPr>
        <w:t>‏</w:t>
      </w:r>
    </w:p>
    <w:p w14:paraId="43790540" w14:textId="65D4B8B6" w:rsidR="52827552" w:rsidRPr="00CF685A" w:rsidRDefault="52827552" w:rsidP="52827552">
      <w:pPr>
        <w:spacing w:line="257" w:lineRule="auto"/>
        <w:rPr>
          <w:sz w:val="20"/>
          <w:szCs w:val="20"/>
          <w:lang w:val="en-US"/>
        </w:rPr>
      </w:pPr>
    </w:p>
    <w:p w14:paraId="612F0AC0" w14:textId="0728F3C7" w:rsidR="52827552" w:rsidRPr="00CF685A" w:rsidRDefault="52827552" w:rsidP="52827552">
      <w:pPr>
        <w:spacing w:line="257" w:lineRule="auto"/>
        <w:rPr>
          <w:sz w:val="20"/>
          <w:szCs w:val="20"/>
          <w:lang w:val="en-US"/>
        </w:rPr>
      </w:pPr>
      <w:proofErr w:type="spellStart"/>
      <w:r w:rsidRPr="52827552">
        <w:rPr>
          <w:color w:val="222222"/>
          <w:sz w:val="20"/>
          <w:szCs w:val="20"/>
        </w:rPr>
        <w:t>Blei</w:t>
      </w:r>
      <w:proofErr w:type="spellEnd"/>
      <w:r w:rsidRPr="52827552">
        <w:rPr>
          <w:color w:val="222222"/>
          <w:sz w:val="20"/>
          <w:szCs w:val="20"/>
        </w:rPr>
        <w:t xml:space="preserve">, D. M., &amp; Laﬀerty, J. D. (2009). Topic models. In </w:t>
      </w:r>
      <w:r w:rsidRPr="52827552">
        <w:rPr>
          <w:i/>
          <w:iCs/>
          <w:color w:val="222222"/>
          <w:sz w:val="20"/>
          <w:szCs w:val="20"/>
        </w:rPr>
        <w:t>Text mining</w:t>
      </w:r>
      <w:r w:rsidRPr="52827552">
        <w:rPr>
          <w:color w:val="222222"/>
          <w:sz w:val="20"/>
          <w:szCs w:val="20"/>
        </w:rPr>
        <w:t xml:space="preserve"> (pp. 101-124). Chapman and Hall/CRC.</w:t>
      </w:r>
      <w:r w:rsidRPr="52827552">
        <w:rPr>
          <w:sz w:val="20"/>
          <w:szCs w:val="20"/>
          <w:rtl/>
          <w:lang w:val="he"/>
        </w:rPr>
        <w:t>‏</w:t>
      </w:r>
    </w:p>
    <w:p w14:paraId="0054789D" w14:textId="41556749" w:rsidR="52827552" w:rsidRPr="00CF685A" w:rsidRDefault="52827552" w:rsidP="52827552">
      <w:pPr>
        <w:spacing w:line="257" w:lineRule="auto"/>
        <w:rPr>
          <w:sz w:val="20"/>
          <w:szCs w:val="20"/>
          <w:lang w:val="en-US"/>
        </w:rPr>
      </w:pPr>
    </w:p>
    <w:p w14:paraId="6E8B2337" w14:textId="00E009F8" w:rsidR="52827552" w:rsidRDefault="52827552" w:rsidP="52827552">
      <w:pPr>
        <w:spacing w:line="257" w:lineRule="auto"/>
        <w:rPr>
          <w:sz w:val="20"/>
          <w:szCs w:val="20"/>
        </w:rPr>
      </w:pPr>
      <w:r w:rsidRPr="52827552">
        <w:rPr>
          <w:sz w:val="20"/>
          <w:szCs w:val="20"/>
        </w:rPr>
        <w:t xml:space="preserve">Blondel, V. D., Guillaume, J.-L., </w:t>
      </w:r>
      <w:proofErr w:type="spellStart"/>
      <w:r w:rsidRPr="52827552">
        <w:rPr>
          <w:sz w:val="20"/>
          <w:szCs w:val="20"/>
        </w:rPr>
        <w:t>Lambiotte</w:t>
      </w:r>
      <w:proofErr w:type="spellEnd"/>
      <w:r w:rsidRPr="52827552">
        <w:rPr>
          <w:sz w:val="20"/>
          <w:szCs w:val="20"/>
        </w:rPr>
        <w:t xml:space="preserve">, R., &amp; Lefebvre, E. (2008). Fast unfolding of communities in large networks. </w:t>
      </w:r>
      <w:r w:rsidRPr="52827552">
        <w:rPr>
          <w:i/>
          <w:iCs/>
          <w:sz w:val="20"/>
          <w:szCs w:val="20"/>
        </w:rPr>
        <w:t>Journal of statistical mechanics: theory and experiment</w:t>
      </w:r>
      <w:r w:rsidRPr="52827552">
        <w:rPr>
          <w:sz w:val="20"/>
          <w:szCs w:val="20"/>
        </w:rPr>
        <w:t xml:space="preserve">, </w:t>
      </w:r>
      <w:r w:rsidRPr="52827552">
        <w:rPr>
          <w:i/>
          <w:iCs/>
          <w:sz w:val="20"/>
          <w:szCs w:val="20"/>
        </w:rPr>
        <w:t>2008</w:t>
      </w:r>
      <w:r w:rsidRPr="52827552">
        <w:rPr>
          <w:sz w:val="20"/>
          <w:szCs w:val="20"/>
        </w:rPr>
        <w:t>(10), P10008.</w:t>
      </w:r>
    </w:p>
    <w:p w14:paraId="1E0107E7" w14:textId="7D73D3F9" w:rsidR="52827552" w:rsidRDefault="52827552" w:rsidP="52827552">
      <w:pPr>
        <w:spacing w:line="257" w:lineRule="auto"/>
        <w:rPr>
          <w:sz w:val="20"/>
          <w:szCs w:val="20"/>
        </w:rPr>
      </w:pPr>
    </w:p>
    <w:p w14:paraId="67EDEEAC" w14:textId="29668E1D" w:rsidR="52827552" w:rsidRPr="00CF685A" w:rsidRDefault="52827552" w:rsidP="52827552">
      <w:pPr>
        <w:spacing w:line="257" w:lineRule="auto"/>
        <w:rPr>
          <w:sz w:val="20"/>
          <w:szCs w:val="20"/>
          <w:lang w:val="en-US"/>
        </w:rPr>
      </w:pPr>
      <w:r w:rsidRPr="52827552">
        <w:rPr>
          <w:color w:val="222222"/>
          <w:sz w:val="20"/>
          <w:szCs w:val="20"/>
        </w:rPr>
        <w:t xml:space="preserve">Devlin, J., Chang, M. W., Lee, K., &amp; Toutanova, K. (2018). Bert: Pre-training of deep bidirectional transformers for language understanding. </w:t>
      </w:r>
      <w:proofErr w:type="spellStart"/>
      <w:r w:rsidRPr="52827552">
        <w:rPr>
          <w:i/>
          <w:iCs/>
          <w:color w:val="222222"/>
          <w:sz w:val="20"/>
          <w:szCs w:val="20"/>
        </w:rPr>
        <w:t>arXiv</w:t>
      </w:r>
      <w:proofErr w:type="spellEnd"/>
      <w:r w:rsidRPr="52827552">
        <w:rPr>
          <w:i/>
          <w:iCs/>
          <w:color w:val="222222"/>
          <w:sz w:val="20"/>
          <w:szCs w:val="20"/>
        </w:rPr>
        <w:t xml:space="preserve"> preprint arXiv:1810.04805</w:t>
      </w:r>
      <w:r w:rsidRPr="52827552">
        <w:rPr>
          <w:color w:val="222222"/>
          <w:sz w:val="20"/>
          <w:szCs w:val="20"/>
        </w:rPr>
        <w:t>.</w:t>
      </w:r>
      <w:r w:rsidRPr="52827552">
        <w:rPr>
          <w:sz w:val="20"/>
          <w:szCs w:val="20"/>
          <w:rtl/>
          <w:lang w:val="he"/>
        </w:rPr>
        <w:t>‏</w:t>
      </w:r>
    </w:p>
    <w:p w14:paraId="0606D3BF" w14:textId="4785F674" w:rsidR="52827552" w:rsidRPr="00CF685A" w:rsidRDefault="52827552" w:rsidP="52827552">
      <w:pPr>
        <w:spacing w:line="257" w:lineRule="auto"/>
        <w:rPr>
          <w:sz w:val="20"/>
          <w:szCs w:val="20"/>
          <w:lang w:val="en-US"/>
        </w:rPr>
      </w:pPr>
    </w:p>
    <w:p w14:paraId="6B432EE9" w14:textId="0D11297E" w:rsidR="52827552" w:rsidRPr="00CF685A" w:rsidRDefault="52827552" w:rsidP="52827552">
      <w:pPr>
        <w:spacing w:line="257" w:lineRule="auto"/>
        <w:rPr>
          <w:sz w:val="20"/>
          <w:szCs w:val="20"/>
          <w:lang w:val="en-US"/>
        </w:rPr>
      </w:pPr>
      <w:r w:rsidRPr="52827552">
        <w:rPr>
          <w:color w:val="222222"/>
          <w:sz w:val="20"/>
          <w:szCs w:val="20"/>
        </w:rPr>
        <w:t xml:space="preserve">Dieng, A. B., Ruiz, F. J., &amp; </w:t>
      </w:r>
      <w:proofErr w:type="spellStart"/>
      <w:r w:rsidRPr="52827552">
        <w:rPr>
          <w:color w:val="222222"/>
          <w:sz w:val="20"/>
          <w:szCs w:val="20"/>
        </w:rPr>
        <w:t>Blei</w:t>
      </w:r>
      <w:proofErr w:type="spellEnd"/>
      <w:r w:rsidRPr="52827552">
        <w:rPr>
          <w:color w:val="222222"/>
          <w:sz w:val="20"/>
          <w:szCs w:val="20"/>
        </w:rPr>
        <w:t xml:space="preserve">, D. M. (2020). Topic modeling in embedding spaces. </w:t>
      </w:r>
      <w:r w:rsidRPr="52827552">
        <w:rPr>
          <w:i/>
          <w:iCs/>
          <w:color w:val="222222"/>
          <w:sz w:val="20"/>
          <w:szCs w:val="20"/>
        </w:rPr>
        <w:t>Transactions of the Association for Computational Linguistics</w:t>
      </w:r>
      <w:r w:rsidRPr="52827552">
        <w:rPr>
          <w:color w:val="222222"/>
          <w:sz w:val="20"/>
          <w:szCs w:val="20"/>
        </w:rPr>
        <w:t xml:space="preserve">, </w:t>
      </w:r>
      <w:r w:rsidRPr="52827552">
        <w:rPr>
          <w:i/>
          <w:iCs/>
          <w:color w:val="222222"/>
          <w:sz w:val="20"/>
          <w:szCs w:val="20"/>
        </w:rPr>
        <w:t>8</w:t>
      </w:r>
      <w:r w:rsidRPr="52827552">
        <w:rPr>
          <w:color w:val="222222"/>
          <w:sz w:val="20"/>
          <w:szCs w:val="20"/>
        </w:rPr>
        <w:t>, 439-453.</w:t>
      </w:r>
      <w:r w:rsidRPr="52827552">
        <w:rPr>
          <w:sz w:val="20"/>
          <w:szCs w:val="20"/>
          <w:rtl/>
          <w:lang w:val="he"/>
        </w:rPr>
        <w:t>‏</w:t>
      </w:r>
    </w:p>
    <w:p w14:paraId="4F780175" w14:textId="762B0AB1" w:rsidR="52827552" w:rsidRPr="00CF685A" w:rsidRDefault="52827552" w:rsidP="52827552">
      <w:pPr>
        <w:spacing w:line="257" w:lineRule="auto"/>
        <w:rPr>
          <w:sz w:val="20"/>
          <w:szCs w:val="20"/>
          <w:lang w:val="en-US"/>
        </w:rPr>
      </w:pPr>
    </w:p>
    <w:p w14:paraId="3668203C" w14:textId="65856A7E" w:rsidR="52827552" w:rsidRPr="00CF685A" w:rsidRDefault="52827552" w:rsidP="52827552">
      <w:pPr>
        <w:spacing w:line="257" w:lineRule="auto"/>
        <w:rPr>
          <w:color w:val="222222"/>
          <w:sz w:val="20"/>
          <w:szCs w:val="20"/>
          <w:lang w:val="en-US"/>
        </w:rPr>
      </w:pPr>
      <w:r w:rsidRPr="00CF685A">
        <w:rPr>
          <w:color w:val="222222"/>
          <w:sz w:val="20"/>
          <w:szCs w:val="20"/>
          <w:lang w:val="en-US"/>
        </w:rPr>
        <w:t xml:space="preserve">Elyashar, A., Bendahan, J., &amp; Puzis, R. (2017). Is the News Deceptive. </w:t>
      </w:r>
      <w:r w:rsidRPr="00CF685A">
        <w:rPr>
          <w:i/>
          <w:iCs/>
          <w:color w:val="222222"/>
          <w:sz w:val="20"/>
          <w:szCs w:val="20"/>
          <w:lang w:val="en-US"/>
        </w:rPr>
        <w:t>Fake News Detection using Topic Authenticity</w:t>
      </w:r>
      <w:r w:rsidRPr="00CF685A">
        <w:rPr>
          <w:color w:val="222222"/>
          <w:sz w:val="20"/>
          <w:szCs w:val="20"/>
          <w:lang w:val="en-US"/>
        </w:rPr>
        <w:t>, 16-21.</w:t>
      </w:r>
      <w:r w:rsidRPr="52827552">
        <w:rPr>
          <w:color w:val="222222"/>
          <w:sz w:val="20"/>
          <w:szCs w:val="20"/>
          <w:rtl/>
          <w:lang w:val="he"/>
        </w:rPr>
        <w:t>‏</w:t>
      </w:r>
    </w:p>
    <w:p w14:paraId="35F783E4" w14:textId="56A9CC52" w:rsidR="52827552" w:rsidRPr="00CF685A" w:rsidRDefault="52827552" w:rsidP="52827552">
      <w:pPr>
        <w:spacing w:line="257" w:lineRule="auto"/>
        <w:rPr>
          <w:sz w:val="20"/>
          <w:szCs w:val="20"/>
          <w:lang w:val="en-US"/>
        </w:rPr>
      </w:pPr>
    </w:p>
    <w:p w14:paraId="0641FEC5" w14:textId="363A2124" w:rsidR="52827552" w:rsidRDefault="52827552" w:rsidP="52827552">
      <w:pPr>
        <w:rPr>
          <w:sz w:val="32"/>
          <w:szCs w:val="32"/>
        </w:rPr>
      </w:pPr>
      <w:proofErr w:type="spellStart"/>
      <w:r w:rsidRPr="52827552">
        <w:rPr>
          <w:color w:val="222222"/>
          <w:sz w:val="20"/>
          <w:szCs w:val="20"/>
        </w:rPr>
        <w:lastRenderedPageBreak/>
        <w:t>Elyashar</w:t>
      </w:r>
      <w:proofErr w:type="spellEnd"/>
      <w:r w:rsidRPr="52827552">
        <w:rPr>
          <w:color w:val="222222"/>
          <w:sz w:val="20"/>
          <w:szCs w:val="20"/>
        </w:rPr>
        <w:t xml:space="preserve">, A., Reuben, M., &amp; Puzis, R. </w:t>
      </w:r>
      <w:r w:rsidRPr="52827552">
        <w:t>(2019).</w:t>
      </w:r>
      <w:r w:rsidRPr="52827552">
        <w:rPr>
          <w:color w:val="222222"/>
          <w:sz w:val="20"/>
          <w:szCs w:val="20"/>
        </w:rPr>
        <w:t xml:space="preserve"> Iterative Keyword Optimization.</w:t>
      </w:r>
      <w:r w:rsidRPr="52827552">
        <w:rPr>
          <w:sz w:val="24"/>
          <w:szCs w:val="24"/>
        </w:rPr>
        <w:t xml:space="preserve"> </w:t>
      </w:r>
      <w:r w:rsidRPr="52827552">
        <w:rPr>
          <w:i/>
          <w:iCs/>
          <w:sz w:val="20"/>
          <w:szCs w:val="20"/>
        </w:rPr>
        <w:t>SBP-</w:t>
      </w:r>
      <w:proofErr w:type="spellStart"/>
      <w:r w:rsidRPr="52827552">
        <w:rPr>
          <w:i/>
          <w:iCs/>
          <w:sz w:val="20"/>
          <w:szCs w:val="20"/>
        </w:rPr>
        <w:t>BRiMS</w:t>
      </w:r>
      <w:proofErr w:type="spellEnd"/>
      <w:r w:rsidRPr="52827552">
        <w:t xml:space="preserve"> </w:t>
      </w:r>
    </w:p>
    <w:p w14:paraId="0685562E" w14:textId="0B3737EF" w:rsidR="52827552" w:rsidRDefault="52827552" w:rsidP="52827552">
      <w:pPr>
        <w:rPr>
          <w:sz w:val="20"/>
          <w:szCs w:val="20"/>
        </w:rPr>
      </w:pPr>
    </w:p>
    <w:p w14:paraId="2D065FB8" w14:textId="7A144273" w:rsidR="52827552" w:rsidRDefault="52827552" w:rsidP="52827552">
      <w:pPr>
        <w:rPr>
          <w:i/>
          <w:iCs/>
          <w:sz w:val="20"/>
          <w:szCs w:val="20"/>
        </w:rPr>
      </w:pPr>
      <w:r w:rsidRPr="52827552">
        <w:rPr>
          <w:color w:val="222222"/>
          <w:sz w:val="20"/>
          <w:szCs w:val="20"/>
        </w:rPr>
        <w:t xml:space="preserve">Reuben, M., </w:t>
      </w:r>
      <w:proofErr w:type="spellStart"/>
      <w:r w:rsidRPr="52827552">
        <w:rPr>
          <w:color w:val="222222"/>
          <w:sz w:val="20"/>
          <w:szCs w:val="20"/>
        </w:rPr>
        <w:t>Elyashar</w:t>
      </w:r>
      <w:proofErr w:type="spellEnd"/>
      <w:r w:rsidRPr="52827552">
        <w:rPr>
          <w:color w:val="222222"/>
          <w:sz w:val="20"/>
          <w:szCs w:val="20"/>
        </w:rPr>
        <w:t xml:space="preserve">, A., &amp; Puzis, R. </w:t>
      </w:r>
      <w:r w:rsidRPr="52827552">
        <w:rPr>
          <w:sz w:val="20"/>
          <w:szCs w:val="20"/>
        </w:rPr>
        <w:t xml:space="preserve">(2022). Iterative Query Selection for Opaque Search Engines with Pseudo Relevance </w:t>
      </w:r>
      <w:proofErr w:type="gramStart"/>
      <w:r w:rsidRPr="52827552">
        <w:rPr>
          <w:sz w:val="20"/>
          <w:szCs w:val="20"/>
        </w:rPr>
        <w:t>Feedback ,</w:t>
      </w:r>
      <w:proofErr w:type="gramEnd"/>
      <w:r w:rsidRPr="52827552">
        <w:rPr>
          <w:sz w:val="20"/>
          <w:szCs w:val="20"/>
        </w:rPr>
        <w:t xml:space="preserve"> </w:t>
      </w:r>
      <w:r w:rsidRPr="52827552">
        <w:rPr>
          <w:i/>
          <w:iCs/>
          <w:sz w:val="20"/>
          <w:szCs w:val="20"/>
        </w:rPr>
        <w:t>Expert Systems with Applications</w:t>
      </w:r>
    </w:p>
    <w:p w14:paraId="2A9174C9" w14:textId="7A7AE292" w:rsidR="52827552" w:rsidRDefault="52827552" w:rsidP="52827552">
      <w:pPr>
        <w:rPr>
          <w:sz w:val="20"/>
          <w:szCs w:val="20"/>
        </w:rPr>
      </w:pPr>
    </w:p>
    <w:p w14:paraId="558D761B" w14:textId="2225DD09" w:rsidR="52827552" w:rsidRDefault="52827552" w:rsidP="52827552">
      <w:pPr>
        <w:spacing w:line="257" w:lineRule="auto"/>
        <w:rPr>
          <w:sz w:val="20"/>
          <w:szCs w:val="20"/>
        </w:rPr>
      </w:pPr>
      <w:proofErr w:type="spellStart"/>
      <w:r w:rsidRPr="52827552">
        <w:rPr>
          <w:sz w:val="20"/>
          <w:szCs w:val="20"/>
        </w:rPr>
        <w:t>Fedoryszak</w:t>
      </w:r>
      <w:proofErr w:type="spellEnd"/>
      <w:r w:rsidRPr="52827552">
        <w:rPr>
          <w:sz w:val="20"/>
          <w:szCs w:val="20"/>
        </w:rPr>
        <w:t xml:space="preserve">, M., Frederick, B., Rajaram, V., &amp; Zhong, C. (2019). Real-time event detection on social data streams, In </w:t>
      </w:r>
      <w:r w:rsidRPr="52827552">
        <w:rPr>
          <w:i/>
          <w:iCs/>
          <w:sz w:val="20"/>
          <w:szCs w:val="20"/>
        </w:rPr>
        <w:t xml:space="preserve">Proceedings of the 25th </w:t>
      </w:r>
      <w:proofErr w:type="spellStart"/>
      <w:r w:rsidRPr="52827552">
        <w:rPr>
          <w:i/>
          <w:iCs/>
          <w:sz w:val="20"/>
          <w:szCs w:val="20"/>
        </w:rPr>
        <w:t>acm</w:t>
      </w:r>
      <w:proofErr w:type="spellEnd"/>
      <w:r w:rsidRPr="52827552">
        <w:rPr>
          <w:i/>
          <w:iCs/>
          <w:sz w:val="20"/>
          <w:szCs w:val="20"/>
        </w:rPr>
        <w:t xml:space="preserve"> </w:t>
      </w:r>
      <w:proofErr w:type="spellStart"/>
      <w:r w:rsidRPr="52827552">
        <w:rPr>
          <w:i/>
          <w:iCs/>
          <w:sz w:val="20"/>
          <w:szCs w:val="20"/>
        </w:rPr>
        <w:t>sigkdd</w:t>
      </w:r>
      <w:proofErr w:type="spellEnd"/>
      <w:r w:rsidRPr="52827552">
        <w:rPr>
          <w:i/>
          <w:iCs/>
          <w:sz w:val="20"/>
          <w:szCs w:val="20"/>
        </w:rPr>
        <w:t xml:space="preserve"> international conference on knowledge discovery &amp; data mining</w:t>
      </w:r>
      <w:r w:rsidRPr="52827552">
        <w:rPr>
          <w:sz w:val="20"/>
          <w:szCs w:val="20"/>
        </w:rPr>
        <w:t>.</w:t>
      </w:r>
    </w:p>
    <w:p w14:paraId="7A902E2F" w14:textId="3B050EEC" w:rsidR="52827552" w:rsidRDefault="52827552" w:rsidP="52827552">
      <w:pPr>
        <w:spacing w:line="257" w:lineRule="auto"/>
        <w:rPr>
          <w:sz w:val="20"/>
          <w:szCs w:val="20"/>
        </w:rPr>
      </w:pPr>
    </w:p>
    <w:p w14:paraId="6841D5DD" w14:textId="4B6E5F7C" w:rsidR="52827552" w:rsidRDefault="52827552" w:rsidP="52827552">
      <w:pPr>
        <w:spacing w:line="257" w:lineRule="auto"/>
        <w:rPr>
          <w:color w:val="222222"/>
          <w:sz w:val="19"/>
          <w:szCs w:val="19"/>
        </w:rPr>
      </w:pPr>
      <w:r w:rsidRPr="52827552">
        <w:rPr>
          <w:color w:val="222222"/>
          <w:sz w:val="19"/>
          <w:szCs w:val="19"/>
        </w:rPr>
        <w:t xml:space="preserve">Fire, M., &amp; Puzis, R. (2016). Organization mining using online social networks. </w:t>
      </w:r>
      <w:r w:rsidRPr="52827552">
        <w:rPr>
          <w:i/>
          <w:iCs/>
          <w:color w:val="222222"/>
          <w:sz w:val="19"/>
          <w:szCs w:val="19"/>
        </w:rPr>
        <w:t>Networks and Spatial Economics</w:t>
      </w:r>
      <w:r w:rsidRPr="52827552">
        <w:rPr>
          <w:color w:val="222222"/>
          <w:sz w:val="19"/>
          <w:szCs w:val="19"/>
        </w:rPr>
        <w:t xml:space="preserve">, </w:t>
      </w:r>
      <w:r w:rsidRPr="52827552">
        <w:rPr>
          <w:i/>
          <w:iCs/>
          <w:color w:val="222222"/>
          <w:sz w:val="19"/>
          <w:szCs w:val="19"/>
        </w:rPr>
        <w:t>16</w:t>
      </w:r>
      <w:r w:rsidRPr="52827552">
        <w:rPr>
          <w:color w:val="222222"/>
          <w:sz w:val="19"/>
          <w:szCs w:val="19"/>
        </w:rPr>
        <w:t>(2), 545-578.</w:t>
      </w:r>
      <w:r w:rsidRPr="52827552">
        <w:rPr>
          <w:color w:val="222222"/>
          <w:sz w:val="19"/>
          <w:szCs w:val="19"/>
          <w:rtl/>
        </w:rPr>
        <w:t>‏</w:t>
      </w:r>
    </w:p>
    <w:p w14:paraId="34FA15C6" w14:textId="5DF4CFA1" w:rsidR="52827552" w:rsidRDefault="52827552" w:rsidP="52827552">
      <w:pPr>
        <w:spacing w:line="257" w:lineRule="auto"/>
        <w:rPr>
          <w:sz w:val="20"/>
          <w:szCs w:val="20"/>
        </w:rPr>
      </w:pPr>
    </w:p>
    <w:p w14:paraId="1E8BB352" w14:textId="4A1086CE" w:rsidR="52827552" w:rsidRPr="00CF685A" w:rsidRDefault="52827552" w:rsidP="52827552">
      <w:pPr>
        <w:spacing w:line="257" w:lineRule="auto"/>
        <w:rPr>
          <w:color w:val="222222"/>
          <w:sz w:val="20"/>
          <w:szCs w:val="20"/>
          <w:lang w:val="en-US"/>
        </w:rPr>
      </w:pPr>
      <w:proofErr w:type="spellStart"/>
      <w:r w:rsidRPr="52827552">
        <w:rPr>
          <w:color w:val="222222"/>
          <w:sz w:val="20"/>
          <w:szCs w:val="20"/>
        </w:rPr>
        <w:t>Golnari</w:t>
      </w:r>
      <w:proofErr w:type="spellEnd"/>
      <w:r w:rsidRPr="52827552">
        <w:rPr>
          <w:color w:val="222222"/>
          <w:sz w:val="20"/>
          <w:szCs w:val="20"/>
        </w:rPr>
        <w:t xml:space="preserve">, G., </w:t>
      </w:r>
      <w:proofErr w:type="spellStart"/>
      <w:r w:rsidRPr="52827552">
        <w:rPr>
          <w:color w:val="222222"/>
          <w:sz w:val="20"/>
          <w:szCs w:val="20"/>
        </w:rPr>
        <w:t>Asiaee</w:t>
      </w:r>
      <w:proofErr w:type="spellEnd"/>
      <w:r w:rsidRPr="52827552">
        <w:rPr>
          <w:color w:val="222222"/>
          <w:sz w:val="20"/>
          <w:szCs w:val="20"/>
        </w:rPr>
        <w:t xml:space="preserve">, A., Banerjee, A., &amp; Zhang, Z. L. (2014). Revisiting non-progressive influence models: Scalable influence maximization. </w:t>
      </w:r>
      <w:proofErr w:type="spellStart"/>
      <w:r w:rsidRPr="52827552">
        <w:rPr>
          <w:i/>
          <w:iCs/>
          <w:color w:val="222222"/>
          <w:sz w:val="20"/>
          <w:szCs w:val="20"/>
        </w:rPr>
        <w:t>arXiv</w:t>
      </w:r>
      <w:proofErr w:type="spellEnd"/>
      <w:r w:rsidRPr="52827552">
        <w:rPr>
          <w:i/>
          <w:iCs/>
          <w:color w:val="222222"/>
          <w:sz w:val="20"/>
          <w:szCs w:val="20"/>
        </w:rPr>
        <w:t xml:space="preserve"> preprint arXiv:1412.5718</w:t>
      </w:r>
      <w:r w:rsidRPr="52827552">
        <w:rPr>
          <w:color w:val="222222"/>
          <w:sz w:val="20"/>
          <w:szCs w:val="20"/>
        </w:rPr>
        <w:t>.</w:t>
      </w:r>
      <w:r w:rsidRPr="52827552">
        <w:rPr>
          <w:color w:val="222222"/>
          <w:sz w:val="20"/>
          <w:szCs w:val="20"/>
          <w:rtl/>
          <w:lang w:val="he"/>
        </w:rPr>
        <w:t>‏</w:t>
      </w:r>
    </w:p>
    <w:p w14:paraId="11543E28" w14:textId="2C04D50D" w:rsidR="52827552" w:rsidRPr="00CF685A" w:rsidRDefault="52827552" w:rsidP="52827552">
      <w:pPr>
        <w:spacing w:line="257" w:lineRule="auto"/>
        <w:rPr>
          <w:color w:val="222222"/>
          <w:sz w:val="20"/>
          <w:szCs w:val="20"/>
          <w:lang w:val="en-US"/>
        </w:rPr>
      </w:pPr>
    </w:p>
    <w:p w14:paraId="59FFD3D2" w14:textId="602A5C39" w:rsidR="52827552" w:rsidRPr="00CF685A" w:rsidRDefault="52827552" w:rsidP="52827552">
      <w:pPr>
        <w:spacing w:line="257" w:lineRule="auto"/>
        <w:rPr>
          <w:sz w:val="20"/>
          <w:szCs w:val="20"/>
          <w:lang w:val="en-US"/>
        </w:rPr>
      </w:pPr>
      <w:r w:rsidRPr="52827552">
        <w:rPr>
          <w:color w:val="222222"/>
          <w:sz w:val="20"/>
          <w:szCs w:val="20"/>
        </w:rPr>
        <w:t xml:space="preserve">Grootendorst, M. (2022). </w:t>
      </w:r>
      <w:proofErr w:type="spellStart"/>
      <w:r w:rsidRPr="52827552">
        <w:rPr>
          <w:color w:val="222222"/>
          <w:sz w:val="20"/>
          <w:szCs w:val="20"/>
        </w:rPr>
        <w:t>BERTopic</w:t>
      </w:r>
      <w:proofErr w:type="spellEnd"/>
      <w:r w:rsidRPr="52827552">
        <w:rPr>
          <w:color w:val="222222"/>
          <w:sz w:val="20"/>
          <w:szCs w:val="20"/>
        </w:rPr>
        <w:t xml:space="preserve">: Neural topic modeling with a class-based TF-IDF procedure. </w:t>
      </w:r>
      <w:proofErr w:type="spellStart"/>
      <w:r w:rsidRPr="52827552">
        <w:rPr>
          <w:i/>
          <w:iCs/>
          <w:color w:val="222222"/>
          <w:sz w:val="20"/>
          <w:szCs w:val="20"/>
        </w:rPr>
        <w:t>arXiv</w:t>
      </w:r>
      <w:proofErr w:type="spellEnd"/>
      <w:r w:rsidRPr="52827552">
        <w:rPr>
          <w:i/>
          <w:iCs/>
          <w:color w:val="222222"/>
          <w:sz w:val="20"/>
          <w:szCs w:val="20"/>
        </w:rPr>
        <w:t xml:space="preserve"> preprint arXiv:2203.05794</w:t>
      </w:r>
      <w:r w:rsidRPr="52827552">
        <w:rPr>
          <w:color w:val="222222"/>
          <w:sz w:val="20"/>
          <w:szCs w:val="20"/>
        </w:rPr>
        <w:t>.</w:t>
      </w:r>
      <w:r w:rsidRPr="52827552">
        <w:rPr>
          <w:sz w:val="20"/>
          <w:szCs w:val="20"/>
          <w:rtl/>
          <w:lang w:val="he"/>
        </w:rPr>
        <w:t>‏</w:t>
      </w:r>
    </w:p>
    <w:p w14:paraId="0CC51D8F" w14:textId="35D4F637" w:rsidR="52827552" w:rsidRPr="00CF685A" w:rsidRDefault="52827552" w:rsidP="52827552">
      <w:pPr>
        <w:spacing w:line="257" w:lineRule="auto"/>
        <w:rPr>
          <w:sz w:val="20"/>
          <w:szCs w:val="20"/>
          <w:lang w:val="en-US"/>
        </w:rPr>
      </w:pPr>
    </w:p>
    <w:p w14:paraId="7F87D28A" w14:textId="1F668771" w:rsidR="52827552" w:rsidRPr="00CF685A" w:rsidRDefault="52827552" w:rsidP="52827552">
      <w:pPr>
        <w:spacing w:line="257" w:lineRule="auto"/>
        <w:rPr>
          <w:color w:val="222222"/>
          <w:sz w:val="20"/>
          <w:szCs w:val="20"/>
          <w:lang w:val="en-US"/>
        </w:rPr>
      </w:pPr>
      <w:proofErr w:type="spellStart"/>
      <w:r w:rsidRPr="52827552">
        <w:rPr>
          <w:color w:val="222222"/>
          <w:sz w:val="20"/>
          <w:szCs w:val="20"/>
        </w:rPr>
        <w:t>Guille</w:t>
      </w:r>
      <w:proofErr w:type="spellEnd"/>
      <w:r w:rsidRPr="52827552">
        <w:rPr>
          <w:color w:val="222222"/>
          <w:sz w:val="20"/>
          <w:szCs w:val="20"/>
        </w:rPr>
        <w:t xml:space="preserve">, A., &amp; </w:t>
      </w:r>
      <w:proofErr w:type="spellStart"/>
      <w:r w:rsidRPr="52827552">
        <w:rPr>
          <w:color w:val="222222"/>
          <w:sz w:val="20"/>
          <w:szCs w:val="20"/>
        </w:rPr>
        <w:t>Hacid</w:t>
      </w:r>
      <w:proofErr w:type="spellEnd"/>
      <w:r w:rsidRPr="52827552">
        <w:rPr>
          <w:color w:val="222222"/>
          <w:sz w:val="20"/>
          <w:szCs w:val="20"/>
        </w:rPr>
        <w:t xml:space="preserve">, H. (2012, April). A predictive model for the temporal dynamics of information diffusion in online social networks. In </w:t>
      </w:r>
      <w:r w:rsidRPr="52827552">
        <w:rPr>
          <w:i/>
          <w:iCs/>
          <w:color w:val="222222"/>
          <w:sz w:val="20"/>
          <w:szCs w:val="20"/>
        </w:rPr>
        <w:t>Proceedings of the 21st international conference on World Wide Web</w:t>
      </w:r>
      <w:r w:rsidRPr="52827552">
        <w:rPr>
          <w:color w:val="222222"/>
          <w:sz w:val="20"/>
          <w:szCs w:val="20"/>
        </w:rPr>
        <w:t xml:space="preserve"> (pp. 1145-1152).</w:t>
      </w:r>
      <w:r w:rsidRPr="52827552">
        <w:rPr>
          <w:color w:val="222222"/>
          <w:sz w:val="20"/>
          <w:szCs w:val="20"/>
          <w:rtl/>
          <w:lang w:val="he"/>
        </w:rPr>
        <w:t>‏</w:t>
      </w:r>
    </w:p>
    <w:p w14:paraId="2B8CB081" w14:textId="507660BB" w:rsidR="52827552" w:rsidRPr="00CF685A" w:rsidRDefault="52827552" w:rsidP="52827552">
      <w:pPr>
        <w:spacing w:line="257" w:lineRule="auto"/>
        <w:rPr>
          <w:color w:val="222222"/>
          <w:sz w:val="20"/>
          <w:szCs w:val="20"/>
          <w:lang w:val="en-US"/>
        </w:rPr>
      </w:pPr>
    </w:p>
    <w:p w14:paraId="6468F586" w14:textId="7ACFF24C" w:rsidR="52827552" w:rsidRDefault="52827552" w:rsidP="52827552">
      <w:pPr>
        <w:spacing w:line="257" w:lineRule="auto"/>
        <w:rPr>
          <w:sz w:val="20"/>
          <w:szCs w:val="20"/>
        </w:rPr>
      </w:pPr>
      <w:r w:rsidRPr="52827552">
        <w:rPr>
          <w:sz w:val="20"/>
          <w:szCs w:val="20"/>
        </w:rPr>
        <w:t xml:space="preserve">Hasan, M., </w:t>
      </w:r>
      <w:proofErr w:type="spellStart"/>
      <w:r w:rsidRPr="52827552">
        <w:rPr>
          <w:sz w:val="20"/>
          <w:szCs w:val="20"/>
        </w:rPr>
        <w:t>Orgun</w:t>
      </w:r>
      <w:proofErr w:type="spellEnd"/>
      <w:r w:rsidRPr="52827552">
        <w:rPr>
          <w:sz w:val="20"/>
          <w:szCs w:val="20"/>
        </w:rPr>
        <w:t xml:space="preserve">, M. A., &amp; </w:t>
      </w:r>
      <w:proofErr w:type="spellStart"/>
      <w:r w:rsidRPr="52827552">
        <w:rPr>
          <w:sz w:val="20"/>
          <w:szCs w:val="20"/>
        </w:rPr>
        <w:t>Schwitter</w:t>
      </w:r>
      <w:proofErr w:type="spellEnd"/>
      <w:r w:rsidRPr="52827552">
        <w:rPr>
          <w:sz w:val="20"/>
          <w:szCs w:val="20"/>
        </w:rPr>
        <w:t xml:space="preserve">, R. (2019). Real-time event detection from the twitter data stream using the </w:t>
      </w:r>
      <w:proofErr w:type="spellStart"/>
      <w:r w:rsidRPr="52827552">
        <w:rPr>
          <w:sz w:val="20"/>
          <w:szCs w:val="20"/>
        </w:rPr>
        <w:t>twitternews</w:t>
      </w:r>
      <w:proofErr w:type="spellEnd"/>
      <w:r w:rsidRPr="52827552">
        <w:rPr>
          <w:sz w:val="20"/>
          <w:szCs w:val="20"/>
        </w:rPr>
        <w:t xml:space="preserve">+ framework. </w:t>
      </w:r>
      <w:r w:rsidRPr="52827552">
        <w:rPr>
          <w:i/>
          <w:iCs/>
          <w:sz w:val="20"/>
          <w:szCs w:val="20"/>
        </w:rPr>
        <w:t>Information Processing &amp; Management</w:t>
      </w:r>
      <w:r w:rsidRPr="52827552">
        <w:rPr>
          <w:sz w:val="20"/>
          <w:szCs w:val="20"/>
        </w:rPr>
        <w:t xml:space="preserve">, </w:t>
      </w:r>
      <w:r w:rsidRPr="52827552">
        <w:rPr>
          <w:i/>
          <w:iCs/>
          <w:sz w:val="20"/>
          <w:szCs w:val="20"/>
        </w:rPr>
        <w:t>56</w:t>
      </w:r>
      <w:r w:rsidRPr="52827552">
        <w:rPr>
          <w:sz w:val="20"/>
          <w:szCs w:val="20"/>
        </w:rPr>
        <w:t>(3), 1146–1165.</w:t>
      </w:r>
    </w:p>
    <w:p w14:paraId="52160C14" w14:textId="03EF4F0C" w:rsidR="52827552" w:rsidRDefault="52827552" w:rsidP="52827552">
      <w:pPr>
        <w:spacing w:line="257" w:lineRule="auto"/>
        <w:rPr>
          <w:sz w:val="20"/>
          <w:szCs w:val="20"/>
        </w:rPr>
      </w:pPr>
      <w:r w:rsidRPr="52827552">
        <w:rPr>
          <w:sz w:val="20"/>
          <w:szCs w:val="20"/>
        </w:rPr>
        <w:t xml:space="preserve"> </w:t>
      </w:r>
    </w:p>
    <w:p w14:paraId="4E82FC9D" w14:textId="02A02EB4" w:rsidR="52827552" w:rsidRPr="00CF685A" w:rsidRDefault="52827552" w:rsidP="52827552">
      <w:pPr>
        <w:spacing w:line="257" w:lineRule="auto"/>
        <w:rPr>
          <w:color w:val="222222"/>
          <w:sz w:val="20"/>
          <w:szCs w:val="20"/>
          <w:lang w:val="en-US"/>
        </w:rPr>
      </w:pPr>
      <w:r w:rsidRPr="52827552">
        <w:rPr>
          <w:color w:val="222222"/>
          <w:sz w:val="20"/>
          <w:szCs w:val="20"/>
        </w:rPr>
        <w:t xml:space="preserve">Jiang, C., </w:t>
      </w:r>
      <w:proofErr w:type="spellStart"/>
      <w:r w:rsidRPr="52827552">
        <w:rPr>
          <w:color w:val="222222"/>
          <w:sz w:val="20"/>
          <w:szCs w:val="20"/>
        </w:rPr>
        <w:t>D'Arienzo</w:t>
      </w:r>
      <w:proofErr w:type="spellEnd"/>
      <w:r w:rsidRPr="52827552">
        <w:rPr>
          <w:color w:val="222222"/>
          <w:sz w:val="20"/>
          <w:szCs w:val="20"/>
        </w:rPr>
        <w:t xml:space="preserve">, A., Li, W., Wu, S., &amp; Bai, Q. (2021a). An operator-based approach for modeling influence diffusion in complex social networks. </w:t>
      </w:r>
      <w:r w:rsidRPr="52827552">
        <w:rPr>
          <w:i/>
          <w:iCs/>
          <w:color w:val="222222"/>
          <w:sz w:val="20"/>
          <w:szCs w:val="20"/>
        </w:rPr>
        <w:t>Journal of Social Computing</w:t>
      </w:r>
      <w:r w:rsidRPr="52827552">
        <w:rPr>
          <w:color w:val="222222"/>
          <w:sz w:val="20"/>
          <w:szCs w:val="20"/>
        </w:rPr>
        <w:t xml:space="preserve">, </w:t>
      </w:r>
      <w:r w:rsidRPr="52827552">
        <w:rPr>
          <w:i/>
          <w:iCs/>
          <w:color w:val="222222"/>
          <w:sz w:val="20"/>
          <w:szCs w:val="20"/>
        </w:rPr>
        <w:t>2</w:t>
      </w:r>
      <w:r w:rsidRPr="52827552">
        <w:rPr>
          <w:color w:val="222222"/>
          <w:sz w:val="20"/>
          <w:szCs w:val="20"/>
        </w:rPr>
        <w:t>(2), 166-182.</w:t>
      </w:r>
      <w:r w:rsidRPr="52827552">
        <w:rPr>
          <w:color w:val="222222"/>
          <w:sz w:val="20"/>
          <w:szCs w:val="20"/>
          <w:rtl/>
          <w:lang w:val="he"/>
        </w:rPr>
        <w:t>‏</w:t>
      </w:r>
    </w:p>
    <w:p w14:paraId="384AD4E7" w14:textId="73F73B78" w:rsidR="52827552" w:rsidRPr="00CF685A" w:rsidRDefault="52827552" w:rsidP="52827552">
      <w:pPr>
        <w:spacing w:line="257" w:lineRule="auto"/>
        <w:rPr>
          <w:color w:val="222222"/>
          <w:sz w:val="20"/>
          <w:szCs w:val="20"/>
          <w:lang w:val="en-US"/>
        </w:rPr>
      </w:pPr>
    </w:p>
    <w:p w14:paraId="705F9F12" w14:textId="5EA205F7" w:rsidR="52827552" w:rsidRPr="00CF685A" w:rsidRDefault="52827552" w:rsidP="52827552">
      <w:pPr>
        <w:spacing w:line="257" w:lineRule="auto"/>
        <w:rPr>
          <w:color w:val="222222"/>
          <w:sz w:val="20"/>
          <w:szCs w:val="20"/>
          <w:lang w:val="en-US"/>
        </w:rPr>
      </w:pPr>
      <w:r w:rsidRPr="52827552">
        <w:rPr>
          <w:color w:val="222222"/>
          <w:sz w:val="20"/>
          <w:szCs w:val="20"/>
        </w:rPr>
        <w:t xml:space="preserve">Jiang, C., Li, W., Wu, S., &amp; Bai, Q. (2021b). OMT: An Operate-Based Approach for Modelling Multi-topic Influence Diffusion in Online Social Networks. In </w:t>
      </w:r>
      <w:r w:rsidRPr="52827552">
        <w:rPr>
          <w:i/>
          <w:iCs/>
          <w:color w:val="222222"/>
          <w:sz w:val="20"/>
          <w:szCs w:val="20"/>
        </w:rPr>
        <w:t>International Conference on Web Information Systems Engineering</w:t>
      </w:r>
      <w:r w:rsidRPr="52827552">
        <w:rPr>
          <w:color w:val="222222"/>
          <w:sz w:val="20"/>
          <w:szCs w:val="20"/>
        </w:rPr>
        <w:t xml:space="preserve"> (pp. 542-556). Springer, Cham.</w:t>
      </w:r>
      <w:r w:rsidRPr="52827552">
        <w:rPr>
          <w:color w:val="222222"/>
          <w:sz w:val="20"/>
          <w:szCs w:val="20"/>
          <w:rtl/>
          <w:lang w:val="he"/>
        </w:rPr>
        <w:t>‏</w:t>
      </w:r>
    </w:p>
    <w:p w14:paraId="61AEB5DD" w14:textId="63CFE7FB" w:rsidR="52827552" w:rsidRPr="00CF685A" w:rsidRDefault="52827552" w:rsidP="52827552">
      <w:pPr>
        <w:spacing w:line="257" w:lineRule="auto"/>
        <w:rPr>
          <w:color w:val="222222"/>
          <w:sz w:val="20"/>
          <w:szCs w:val="20"/>
          <w:lang w:val="en-US"/>
        </w:rPr>
      </w:pPr>
    </w:p>
    <w:p w14:paraId="5B883F3B" w14:textId="05D8A938" w:rsidR="52827552" w:rsidRPr="00CF685A" w:rsidRDefault="52827552" w:rsidP="52827552">
      <w:pPr>
        <w:spacing w:line="257" w:lineRule="auto"/>
        <w:rPr>
          <w:color w:val="222222"/>
          <w:sz w:val="20"/>
          <w:szCs w:val="20"/>
          <w:lang w:val="en-US"/>
        </w:rPr>
      </w:pPr>
      <w:proofErr w:type="spellStart"/>
      <w:r w:rsidRPr="52827552">
        <w:rPr>
          <w:color w:val="222222"/>
          <w:sz w:val="20"/>
          <w:szCs w:val="20"/>
        </w:rPr>
        <w:t>Kianian</w:t>
      </w:r>
      <w:proofErr w:type="spellEnd"/>
      <w:r w:rsidRPr="52827552">
        <w:rPr>
          <w:color w:val="222222"/>
          <w:sz w:val="20"/>
          <w:szCs w:val="20"/>
        </w:rPr>
        <w:t xml:space="preserve">, S., &amp; </w:t>
      </w:r>
      <w:proofErr w:type="spellStart"/>
      <w:r w:rsidRPr="52827552">
        <w:rPr>
          <w:color w:val="222222"/>
          <w:sz w:val="20"/>
          <w:szCs w:val="20"/>
        </w:rPr>
        <w:t>Rostamnia</w:t>
      </w:r>
      <w:proofErr w:type="spellEnd"/>
      <w:r w:rsidRPr="52827552">
        <w:rPr>
          <w:color w:val="222222"/>
          <w:sz w:val="20"/>
          <w:szCs w:val="20"/>
        </w:rPr>
        <w:t xml:space="preserve">, M. (2021). An efficient path-based approach for influence maximization in social networks. </w:t>
      </w:r>
      <w:r w:rsidRPr="52827552">
        <w:rPr>
          <w:i/>
          <w:iCs/>
          <w:color w:val="222222"/>
          <w:sz w:val="20"/>
          <w:szCs w:val="20"/>
        </w:rPr>
        <w:t>Expert Systems with Applications</w:t>
      </w:r>
      <w:r w:rsidRPr="52827552">
        <w:rPr>
          <w:color w:val="222222"/>
          <w:sz w:val="20"/>
          <w:szCs w:val="20"/>
        </w:rPr>
        <w:t xml:space="preserve">, </w:t>
      </w:r>
      <w:r w:rsidRPr="52827552">
        <w:rPr>
          <w:i/>
          <w:iCs/>
          <w:color w:val="222222"/>
          <w:sz w:val="20"/>
          <w:szCs w:val="20"/>
        </w:rPr>
        <w:t>167</w:t>
      </w:r>
      <w:r w:rsidRPr="52827552">
        <w:rPr>
          <w:color w:val="222222"/>
          <w:sz w:val="20"/>
          <w:szCs w:val="20"/>
        </w:rPr>
        <w:t>, 114168.</w:t>
      </w:r>
      <w:r w:rsidRPr="52827552">
        <w:rPr>
          <w:color w:val="222222"/>
          <w:sz w:val="20"/>
          <w:szCs w:val="20"/>
          <w:rtl/>
          <w:lang w:val="he"/>
        </w:rPr>
        <w:t>‏</w:t>
      </w:r>
    </w:p>
    <w:p w14:paraId="705C4952" w14:textId="70B96B02" w:rsidR="52827552" w:rsidRPr="00CF685A" w:rsidRDefault="52827552" w:rsidP="52827552">
      <w:pPr>
        <w:spacing w:line="257" w:lineRule="auto"/>
        <w:rPr>
          <w:color w:val="222222"/>
          <w:sz w:val="20"/>
          <w:szCs w:val="20"/>
          <w:lang w:val="en-US"/>
        </w:rPr>
      </w:pPr>
    </w:p>
    <w:p w14:paraId="18F69786" w14:textId="22ED98D9" w:rsidR="52827552" w:rsidRDefault="52827552" w:rsidP="52827552">
      <w:pPr>
        <w:spacing w:line="257" w:lineRule="auto"/>
        <w:rPr>
          <w:sz w:val="20"/>
          <w:szCs w:val="20"/>
        </w:rPr>
      </w:pPr>
      <w:r w:rsidRPr="52827552">
        <w:rPr>
          <w:sz w:val="20"/>
          <w:szCs w:val="20"/>
        </w:rPr>
        <w:t xml:space="preserve">Kleinberg, J. (2003). </w:t>
      </w:r>
      <w:proofErr w:type="spellStart"/>
      <w:r w:rsidRPr="52827552">
        <w:rPr>
          <w:sz w:val="20"/>
          <w:szCs w:val="20"/>
        </w:rPr>
        <w:t>Bursty</w:t>
      </w:r>
      <w:proofErr w:type="spellEnd"/>
      <w:r w:rsidRPr="52827552">
        <w:rPr>
          <w:sz w:val="20"/>
          <w:szCs w:val="20"/>
        </w:rPr>
        <w:t xml:space="preserve"> and hierarchical structure in streams. </w:t>
      </w:r>
      <w:r w:rsidRPr="52827552">
        <w:rPr>
          <w:i/>
          <w:iCs/>
          <w:sz w:val="20"/>
          <w:szCs w:val="20"/>
        </w:rPr>
        <w:t>Data Mining and Knowledge Discovery</w:t>
      </w:r>
      <w:r w:rsidRPr="52827552">
        <w:rPr>
          <w:sz w:val="20"/>
          <w:szCs w:val="20"/>
        </w:rPr>
        <w:t xml:space="preserve">, </w:t>
      </w:r>
      <w:r w:rsidRPr="52827552">
        <w:rPr>
          <w:i/>
          <w:iCs/>
          <w:sz w:val="20"/>
          <w:szCs w:val="20"/>
        </w:rPr>
        <w:t>7</w:t>
      </w:r>
      <w:r w:rsidRPr="52827552">
        <w:rPr>
          <w:sz w:val="20"/>
          <w:szCs w:val="20"/>
        </w:rPr>
        <w:t>(4), 373–397.</w:t>
      </w:r>
    </w:p>
    <w:p w14:paraId="0498D44A" w14:textId="295CA656" w:rsidR="52827552" w:rsidRDefault="52827552" w:rsidP="52827552">
      <w:pPr>
        <w:spacing w:line="257" w:lineRule="auto"/>
        <w:rPr>
          <w:sz w:val="20"/>
          <w:szCs w:val="20"/>
        </w:rPr>
      </w:pPr>
    </w:p>
    <w:p w14:paraId="2B19A535" w14:textId="5B5F4231" w:rsidR="52827552" w:rsidRPr="00CF685A" w:rsidRDefault="52827552" w:rsidP="52827552">
      <w:pPr>
        <w:spacing w:line="257" w:lineRule="auto"/>
        <w:rPr>
          <w:color w:val="222222"/>
          <w:sz w:val="20"/>
          <w:szCs w:val="20"/>
          <w:lang w:val="en-US"/>
        </w:rPr>
      </w:pPr>
      <w:r w:rsidRPr="52827552">
        <w:rPr>
          <w:color w:val="222222"/>
          <w:sz w:val="20"/>
          <w:szCs w:val="20"/>
        </w:rPr>
        <w:t xml:space="preserve">Kumar, S., Saini, M., Goel, M., &amp; Panda, B. S. (2021). Modeling information diffusion in online social networks using a modified forest-fire model. </w:t>
      </w:r>
      <w:r w:rsidRPr="52827552">
        <w:rPr>
          <w:i/>
          <w:iCs/>
          <w:color w:val="222222"/>
          <w:sz w:val="20"/>
          <w:szCs w:val="20"/>
        </w:rPr>
        <w:t>Journal of intelligent information systems</w:t>
      </w:r>
      <w:r w:rsidRPr="52827552">
        <w:rPr>
          <w:color w:val="222222"/>
          <w:sz w:val="20"/>
          <w:szCs w:val="20"/>
        </w:rPr>
        <w:t xml:space="preserve">, </w:t>
      </w:r>
      <w:r w:rsidRPr="52827552">
        <w:rPr>
          <w:i/>
          <w:iCs/>
          <w:color w:val="222222"/>
          <w:sz w:val="20"/>
          <w:szCs w:val="20"/>
        </w:rPr>
        <w:t>56</w:t>
      </w:r>
      <w:r w:rsidRPr="52827552">
        <w:rPr>
          <w:color w:val="222222"/>
          <w:sz w:val="20"/>
          <w:szCs w:val="20"/>
        </w:rPr>
        <w:t>(2), 355-377.</w:t>
      </w:r>
      <w:r w:rsidRPr="52827552">
        <w:rPr>
          <w:color w:val="222222"/>
          <w:sz w:val="20"/>
          <w:szCs w:val="20"/>
          <w:rtl/>
          <w:lang w:val="he"/>
        </w:rPr>
        <w:t>‏</w:t>
      </w:r>
    </w:p>
    <w:p w14:paraId="6C5EA9F1" w14:textId="5DB9EF9E" w:rsidR="52827552" w:rsidRPr="00CF685A" w:rsidRDefault="52827552" w:rsidP="52827552">
      <w:pPr>
        <w:spacing w:line="257" w:lineRule="auto"/>
        <w:rPr>
          <w:color w:val="222222"/>
          <w:sz w:val="20"/>
          <w:szCs w:val="20"/>
          <w:lang w:val="en-US"/>
        </w:rPr>
      </w:pPr>
    </w:p>
    <w:p w14:paraId="00C71F67" w14:textId="5D95183C" w:rsidR="52827552" w:rsidRPr="00CF685A" w:rsidRDefault="52827552" w:rsidP="52827552">
      <w:pPr>
        <w:spacing w:line="257" w:lineRule="auto"/>
        <w:rPr>
          <w:color w:val="222222"/>
          <w:sz w:val="20"/>
          <w:szCs w:val="20"/>
          <w:lang w:val="en-US"/>
        </w:rPr>
      </w:pPr>
      <w:r w:rsidRPr="52827552">
        <w:rPr>
          <w:color w:val="222222"/>
          <w:sz w:val="20"/>
          <w:szCs w:val="20"/>
        </w:rPr>
        <w:t xml:space="preserve">Kumar, S., </w:t>
      </w:r>
      <w:proofErr w:type="spellStart"/>
      <w:r w:rsidRPr="52827552">
        <w:rPr>
          <w:color w:val="222222"/>
          <w:sz w:val="20"/>
          <w:szCs w:val="20"/>
        </w:rPr>
        <w:t>Singhla</w:t>
      </w:r>
      <w:proofErr w:type="spellEnd"/>
      <w:r w:rsidRPr="52827552">
        <w:rPr>
          <w:color w:val="222222"/>
          <w:sz w:val="20"/>
          <w:szCs w:val="20"/>
        </w:rPr>
        <w:t xml:space="preserve">, L., Jindal, K., Grover, K., &amp; Panda, B. S. (2021). IM-ELPR: Influence maximization in social networks using label propagation based community structure. </w:t>
      </w:r>
      <w:r w:rsidRPr="52827552">
        <w:rPr>
          <w:i/>
          <w:iCs/>
          <w:color w:val="222222"/>
          <w:sz w:val="20"/>
          <w:szCs w:val="20"/>
        </w:rPr>
        <w:t>Applied Intelligence</w:t>
      </w:r>
      <w:r w:rsidRPr="52827552">
        <w:rPr>
          <w:color w:val="222222"/>
          <w:sz w:val="20"/>
          <w:szCs w:val="20"/>
        </w:rPr>
        <w:t xml:space="preserve">, </w:t>
      </w:r>
      <w:r w:rsidRPr="52827552">
        <w:rPr>
          <w:i/>
          <w:iCs/>
          <w:color w:val="222222"/>
          <w:sz w:val="20"/>
          <w:szCs w:val="20"/>
        </w:rPr>
        <w:t>51</w:t>
      </w:r>
      <w:r w:rsidRPr="52827552">
        <w:rPr>
          <w:color w:val="222222"/>
          <w:sz w:val="20"/>
          <w:szCs w:val="20"/>
        </w:rPr>
        <w:t>(11), 7647-7665.</w:t>
      </w:r>
      <w:r w:rsidRPr="52827552">
        <w:rPr>
          <w:color w:val="222222"/>
          <w:sz w:val="20"/>
          <w:szCs w:val="20"/>
          <w:rtl/>
          <w:lang w:val="he"/>
        </w:rPr>
        <w:t>‏</w:t>
      </w:r>
    </w:p>
    <w:p w14:paraId="673E5B89" w14:textId="58FFB0CB" w:rsidR="52827552" w:rsidRPr="00CF685A" w:rsidRDefault="52827552" w:rsidP="52827552">
      <w:pPr>
        <w:spacing w:line="257" w:lineRule="auto"/>
        <w:rPr>
          <w:color w:val="222222"/>
          <w:sz w:val="20"/>
          <w:szCs w:val="20"/>
          <w:lang w:val="en-US"/>
        </w:rPr>
      </w:pPr>
    </w:p>
    <w:p w14:paraId="7AE22F70" w14:textId="4514C466" w:rsidR="52827552" w:rsidRPr="00CF685A" w:rsidRDefault="52827552" w:rsidP="52827552">
      <w:pPr>
        <w:spacing w:line="257" w:lineRule="auto"/>
        <w:rPr>
          <w:color w:val="222222"/>
          <w:sz w:val="20"/>
          <w:szCs w:val="20"/>
          <w:lang w:val="en-US"/>
        </w:rPr>
      </w:pPr>
      <w:proofErr w:type="spellStart"/>
      <w:r w:rsidRPr="52827552">
        <w:rPr>
          <w:color w:val="222222"/>
          <w:sz w:val="20"/>
          <w:szCs w:val="20"/>
        </w:rPr>
        <w:t>Lagnier</w:t>
      </w:r>
      <w:proofErr w:type="spellEnd"/>
      <w:r w:rsidRPr="52827552">
        <w:rPr>
          <w:color w:val="222222"/>
          <w:sz w:val="20"/>
          <w:szCs w:val="20"/>
        </w:rPr>
        <w:t xml:space="preserve">, C., </w:t>
      </w:r>
      <w:proofErr w:type="spellStart"/>
      <w:r w:rsidRPr="52827552">
        <w:rPr>
          <w:color w:val="222222"/>
          <w:sz w:val="20"/>
          <w:szCs w:val="20"/>
        </w:rPr>
        <w:t>Denoyer</w:t>
      </w:r>
      <w:proofErr w:type="spellEnd"/>
      <w:r w:rsidRPr="52827552">
        <w:rPr>
          <w:color w:val="222222"/>
          <w:sz w:val="20"/>
          <w:szCs w:val="20"/>
        </w:rPr>
        <w:t xml:space="preserve">, L., </w:t>
      </w:r>
      <w:proofErr w:type="spellStart"/>
      <w:r w:rsidRPr="52827552">
        <w:rPr>
          <w:color w:val="222222"/>
          <w:sz w:val="20"/>
          <w:szCs w:val="20"/>
        </w:rPr>
        <w:t>Gaussier</w:t>
      </w:r>
      <w:proofErr w:type="spellEnd"/>
      <w:r w:rsidRPr="52827552">
        <w:rPr>
          <w:color w:val="222222"/>
          <w:sz w:val="20"/>
          <w:szCs w:val="20"/>
        </w:rPr>
        <w:t xml:space="preserve">, E., &amp; Gallinari, P. (2013, March). Predicting information diffusion in social networks using content and user’s profiles. In </w:t>
      </w:r>
      <w:r w:rsidRPr="52827552">
        <w:rPr>
          <w:i/>
          <w:iCs/>
          <w:color w:val="222222"/>
          <w:sz w:val="20"/>
          <w:szCs w:val="20"/>
        </w:rPr>
        <w:t>European conference on information retrieval</w:t>
      </w:r>
      <w:r w:rsidRPr="52827552">
        <w:rPr>
          <w:color w:val="222222"/>
          <w:sz w:val="20"/>
          <w:szCs w:val="20"/>
        </w:rPr>
        <w:t xml:space="preserve"> (pp. 74-85). Springer, Berlin, Heidelberg.</w:t>
      </w:r>
      <w:r w:rsidRPr="52827552">
        <w:rPr>
          <w:color w:val="222222"/>
          <w:sz w:val="20"/>
          <w:szCs w:val="20"/>
          <w:rtl/>
          <w:lang w:val="he"/>
        </w:rPr>
        <w:t>‏</w:t>
      </w:r>
    </w:p>
    <w:p w14:paraId="6E579C04" w14:textId="4D54B4A3" w:rsidR="52827552" w:rsidRPr="00CF685A" w:rsidRDefault="52827552" w:rsidP="52827552">
      <w:pPr>
        <w:spacing w:line="257" w:lineRule="auto"/>
        <w:rPr>
          <w:color w:val="222222"/>
          <w:sz w:val="20"/>
          <w:szCs w:val="20"/>
          <w:lang w:val="en-US"/>
        </w:rPr>
      </w:pPr>
    </w:p>
    <w:p w14:paraId="38354F8F" w14:textId="0D1CAA68" w:rsidR="52827552" w:rsidRPr="00CF685A" w:rsidRDefault="52827552" w:rsidP="52827552">
      <w:pPr>
        <w:spacing w:line="257" w:lineRule="auto"/>
        <w:rPr>
          <w:sz w:val="20"/>
          <w:szCs w:val="20"/>
          <w:lang w:val="en-US"/>
        </w:rPr>
      </w:pPr>
      <w:r w:rsidRPr="52827552">
        <w:rPr>
          <w:color w:val="222222"/>
          <w:sz w:val="20"/>
          <w:szCs w:val="20"/>
        </w:rPr>
        <w:t xml:space="preserve">Li, W., &amp; McCallum, A. (2006, June). Pachinko allocation: DAG-structured mixture models of topic correlations. In </w:t>
      </w:r>
      <w:r w:rsidRPr="52827552">
        <w:rPr>
          <w:i/>
          <w:iCs/>
          <w:color w:val="222222"/>
          <w:sz w:val="20"/>
          <w:szCs w:val="20"/>
        </w:rPr>
        <w:t>Proceedings of the 23rd international conference on Machine learning</w:t>
      </w:r>
      <w:r w:rsidRPr="52827552">
        <w:rPr>
          <w:color w:val="222222"/>
          <w:sz w:val="20"/>
          <w:szCs w:val="20"/>
        </w:rPr>
        <w:t xml:space="preserve"> (pp. 577-584).</w:t>
      </w:r>
      <w:r w:rsidRPr="52827552">
        <w:rPr>
          <w:sz w:val="20"/>
          <w:szCs w:val="20"/>
          <w:rtl/>
          <w:lang w:val="he"/>
        </w:rPr>
        <w:t>‏</w:t>
      </w:r>
    </w:p>
    <w:p w14:paraId="5C30A28C" w14:textId="21A9FFF5" w:rsidR="52827552" w:rsidRPr="00CF685A" w:rsidRDefault="52827552" w:rsidP="52827552">
      <w:pPr>
        <w:spacing w:line="257" w:lineRule="auto"/>
        <w:rPr>
          <w:sz w:val="20"/>
          <w:szCs w:val="20"/>
          <w:lang w:val="en-US"/>
        </w:rPr>
      </w:pPr>
    </w:p>
    <w:p w14:paraId="2CEA7675" w14:textId="02A3CA89" w:rsidR="52827552" w:rsidRPr="00CF685A" w:rsidRDefault="52827552" w:rsidP="52827552">
      <w:pPr>
        <w:spacing w:line="257" w:lineRule="auto"/>
        <w:rPr>
          <w:color w:val="222222"/>
          <w:sz w:val="20"/>
          <w:szCs w:val="20"/>
          <w:lang w:val="en-US"/>
        </w:rPr>
      </w:pPr>
      <w:r w:rsidRPr="52827552">
        <w:rPr>
          <w:color w:val="222222"/>
          <w:sz w:val="20"/>
          <w:szCs w:val="20"/>
        </w:rPr>
        <w:lastRenderedPageBreak/>
        <w:t xml:space="preserve">Li, W., Bai, Q., &amp; Zhang, M. (2019). A multi-agent system for modelling preference-based complex influence diffusion in social networks. </w:t>
      </w:r>
      <w:r w:rsidRPr="52827552">
        <w:rPr>
          <w:i/>
          <w:iCs/>
          <w:color w:val="222222"/>
          <w:sz w:val="20"/>
          <w:szCs w:val="20"/>
        </w:rPr>
        <w:t>The Computer Journal</w:t>
      </w:r>
      <w:r w:rsidRPr="52827552">
        <w:rPr>
          <w:color w:val="222222"/>
          <w:sz w:val="20"/>
          <w:szCs w:val="20"/>
        </w:rPr>
        <w:t xml:space="preserve">, </w:t>
      </w:r>
      <w:r w:rsidRPr="52827552">
        <w:rPr>
          <w:i/>
          <w:iCs/>
          <w:color w:val="222222"/>
          <w:sz w:val="20"/>
          <w:szCs w:val="20"/>
        </w:rPr>
        <w:t>62</w:t>
      </w:r>
      <w:r w:rsidRPr="52827552">
        <w:rPr>
          <w:color w:val="222222"/>
          <w:sz w:val="20"/>
          <w:szCs w:val="20"/>
        </w:rPr>
        <w:t>(3), 430-447.</w:t>
      </w:r>
      <w:r w:rsidRPr="52827552">
        <w:rPr>
          <w:color w:val="222222"/>
          <w:sz w:val="20"/>
          <w:szCs w:val="20"/>
          <w:rtl/>
          <w:lang w:val="he"/>
        </w:rPr>
        <w:t>‏</w:t>
      </w:r>
    </w:p>
    <w:p w14:paraId="4495CAA0" w14:textId="603E104E" w:rsidR="52827552" w:rsidRPr="00CF685A" w:rsidRDefault="52827552" w:rsidP="52827552">
      <w:pPr>
        <w:spacing w:line="257" w:lineRule="auto"/>
        <w:rPr>
          <w:color w:val="222222"/>
          <w:sz w:val="20"/>
          <w:szCs w:val="20"/>
          <w:lang w:val="en-US"/>
        </w:rPr>
      </w:pPr>
    </w:p>
    <w:p w14:paraId="453AD6F6" w14:textId="0FAA08E9" w:rsidR="52827552" w:rsidRPr="00CF685A" w:rsidRDefault="52827552" w:rsidP="52827552">
      <w:pPr>
        <w:spacing w:line="257" w:lineRule="auto"/>
        <w:rPr>
          <w:color w:val="222222"/>
          <w:sz w:val="20"/>
          <w:szCs w:val="20"/>
          <w:lang w:val="en-US"/>
        </w:rPr>
      </w:pPr>
      <w:r w:rsidRPr="52827552">
        <w:rPr>
          <w:color w:val="222222"/>
          <w:sz w:val="20"/>
          <w:szCs w:val="20"/>
        </w:rPr>
        <w:t xml:space="preserve">Li, W. (2018). </w:t>
      </w:r>
      <w:r w:rsidRPr="52827552">
        <w:rPr>
          <w:i/>
          <w:iCs/>
          <w:color w:val="222222"/>
          <w:sz w:val="20"/>
          <w:szCs w:val="20"/>
        </w:rPr>
        <w:t>Comprehensive Modelling of Influence Diffusion in Complex Social Networks, an Agent-based Perspective</w:t>
      </w:r>
      <w:r w:rsidRPr="52827552">
        <w:rPr>
          <w:color w:val="222222"/>
          <w:sz w:val="20"/>
          <w:szCs w:val="20"/>
        </w:rPr>
        <w:t xml:space="preserve"> (Doctoral dissertation, Auckland University of Technology).</w:t>
      </w:r>
      <w:r w:rsidRPr="52827552">
        <w:rPr>
          <w:color w:val="222222"/>
          <w:sz w:val="20"/>
          <w:szCs w:val="20"/>
          <w:rtl/>
          <w:lang w:val="he"/>
        </w:rPr>
        <w:t>‏</w:t>
      </w:r>
    </w:p>
    <w:p w14:paraId="0B031A60" w14:textId="2BC1D779" w:rsidR="52827552" w:rsidRPr="00CF685A" w:rsidRDefault="52827552" w:rsidP="52827552">
      <w:pPr>
        <w:spacing w:line="257" w:lineRule="auto"/>
        <w:rPr>
          <w:color w:val="222222"/>
          <w:sz w:val="20"/>
          <w:szCs w:val="20"/>
          <w:lang w:val="en-US"/>
        </w:rPr>
      </w:pPr>
    </w:p>
    <w:p w14:paraId="2CD495B0" w14:textId="723D7B39" w:rsidR="52827552" w:rsidRPr="00CF685A" w:rsidRDefault="52827552" w:rsidP="52827552">
      <w:pPr>
        <w:spacing w:line="257" w:lineRule="auto"/>
        <w:rPr>
          <w:color w:val="222222"/>
          <w:sz w:val="20"/>
          <w:szCs w:val="20"/>
          <w:lang w:val="en-US"/>
        </w:rPr>
      </w:pPr>
      <w:r w:rsidRPr="52827552">
        <w:rPr>
          <w:color w:val="222222"/>
          <w:sz w:val="20"/>
          <w:szCs w:val="20"/>
        </w:rPr>
        <w:t xml:space="preserve">Li, Y., Fan, J., Wang, Y., &amp; Tan, K. L. (2018). Influence maximization on social graphs: A survey. </w:t>
      </w:r>
      <w:r w:rsidRPr="52827552">
        <w:rPr>
          <w:i/>
          <w:iCs/>
          <w:color w:val="222222"/>
          <w:sz w:val="20"/>
          <w:szCs w:val="20"/>
        </w:rPr>
        <w:t>IEEE Transactions on Knowledge and Data Engineering</w:t>
      </w:r>
      <w:r w:rsidRPr="52827552">
        <w:rPr>
          <w:color w:val="222222"/>
          <w:sz w:val="20"/>
          <w:szCs w:val="20"/>
        </w:rPr>
        <w:t xml:space="preserve">, </w:t>
      </w:r>
      <w:r w:rsidRPr="52827552">
        <w:rPr>
          <w:i/>
          <w:iCs/>
          <w:color w:val="222222"/>
          <w:sz w:val="20"/>
          <w:szCs w:val="20"/>
        </w:rPr>
        <w:t>30</w:t>
      </w:r>
      <w:r w:rsidRPr="52827552">
        <w:rPr>
          <w:color w:val="222222"/>
          <w:sz w:val="20"/>
          <w:szCs w:val="20"/>
        </w:rPr>
        <w:t>(10), 1852-1872.</w:t>
      </w:r>
      <w:r w:rsidRPr="52827552">
        <w:rPr>
          <w:color w:val="222222"/>
          <w:sz w:val="20"/>
          <w:szCs w:val="20"/>
          <w:rtl/>
          <w:lang w:val="he"/>
        </w:rPr>
        <w:t>‏</w:t>
      </w:r>
    </w:p>
    <w:p w14:paraId="3886AA61" w14:textId="403CC2D5" w:rsidR="52827552" w:rsidRPr="00CF685A" w:rsidRDefault="52827552" w:rsidP="52827552">
      <w:pPr>
        <w:spacing w:line="257" w:lineRule="auto"/>
        <w:rPr>
          <w:color w:val="222222"/>
          <w:sz w:val="20"/>
          <w:szCs w:val="20"/>
          <w:lang w:val="en-US"/>
        </w:rPr>
      </w:pPr>
    </w:p>
    <w:p w14:paraId="12F72BA2" w14:textId="0A9AE5FE" w:rsidR="52827552" w:rsidRPr="00CF685A" w:rsidRDefault="52827552" w:rsidP="52827552">
      <w:pPr>
        <w:spacing w:line="257" w:lineRule="auto"/>
        <w:rPr>
          <w:color w:val="222222"/>
          <w:sz w:val="20"/>
          <w:szCs w:val="20"/>
          <w:lang w:val="en-US"/>
        </w:rPr>
      </w:pPr>
      <w:r w:rsidRPr="52827552">
        <w:rPr>
          <w:color w:val="222222"/>
          <w:sz w:val="20"/>
          <w:szCs w:val="20"/>
        </w:rPr>
        <w:t xml:space="preserve">Li, W., Zhong, K., Wang, J., &amp; Chen, D. (2021). A dynamic algorithm based on cohesive entropy for influence maximization in social networks. </w:t>
      </w:r>
      <w:r w:rsidRPr="52827552">
        <w:rPr>
          <w:i/>
          <w:iCs/>
          <w:color w:val="222222"/>
          <w:sz w:val="20"/>
          <w:szCs w:val="20"/>
        </w:rPr>
        <w:t>Expert Systems with Applications</w:t>
      </w:r>
      <w:r w:rsidRPr="52827552">
        <w:rPr>
          <w:color w:val="222222"/>
          <w:sz w:val="20"/>
          <w:szCs w:val="20"/>
        </w:rPr>
        <w:t xml:space="preserve">, </w:t>
      </w:r>
      <w:r w:rsidRPr="52827552">
        <w:rPr>
          <w:i/>
          <w:iCs/>
          <w:color w:val="222222"/>
          <w:sz w:val="20"/>
          <w:szCs w:val="20"/>
        </w:rPr>
        <w:t>169</w:t>
      </w:r>
      <w:r w:rsidRPr="52827552">
        <w:rPr>
          <w:color w:val="222222"/>
          <w:sz w:val="20"/>
          <w:szCs w:val="20"/>
        </w:rPr>
        <w:t>, 114207.</w:t>
      </w:r>
      <w:r w:rsidRPr="52827552">
        <w:rPr>
          <w:color w:val="222222"/>
          <w:sz w:val="20"/>
          <w:szCs w:val="20"/>
          <w:rtl/>
          <w:lang w:val="he"/>
        </w:rPr>
        <w:t>‏</w:t>
      </w:r>
    </w:p>
    <w:p w14:paraId="7685DFB1" w14:textId="42DE7CB2" w:rsidR="52827552" w:rsidRPr="00CF685A" w:rsidRDefault="52827552" w:rsidP="52827552">
      <w:pPr>
        <w:spacing w:line="257" w:lineRule="auto"/>
        <w:rPr>
          <w:color w:val="222222"/>
          <w:sz w:val="20"/>
          <w:szCs w:val="20"/>
          <w:lang w:val="en-US"/>
        </w:rPr>
      </w:pPr>
    </w:p>
    <w:p w14:paraId="722EEB5D" w14:textId="0320AF32" w:rsidR="52827552" w:rsidRDefault="52827552" w:rsidP="52827552">
      <w:pPr>
        <w:spacing w:line="257" w:lineRule="auto"/>
        <w:rPr>
          <w:sz w:val="20"/>
          <w:szCs w:val="20"/>
        </w:rPr>
      </w:pPr>
      <w:r w:rsidRPr="52827552">
        <w:rPr>
          <w:sz w:val="20"/>
          <w:szCs w:val="20"/>
        </w:rPr>
        <w:t xml:space="preserve">Liu, Y., &amp; Wu, Y.-F. (2018). Early Detection of Fake News on Social Media </w:t>
      </w:r>
      <w:proofErr w:type="gramStart"/>
      <w:r w:rsidRPr="52827552">
        <w:rPr>
          <w:sz w:val="20"/>
          <w:szCs w:val="20"/>
        </w:rPr>
        <w:t>Through</w:t>
      </w:r>
      <w:proofErr w:type="gramEnd"/>
      <w:r w:rsidRPr="52827552">
        <w:rPr>
          <w:sz w:val="20"/>
          <w:szCs w:val="20"/>
        </w:rPr>
        <w:t xml:space="preserve"> Propagation Path Classification with Recurrent and Convolutional Networks. </w:t>
      </w:r>
      <w:r w:rsidRPr="52827552">
        <w:rPr>
          <w:i/>
          <w:iCs/>
          <w:sz w:val="20"/>
          <w:szCs w:val="20"/>
        </w:rPr>
        <w:t>Proceedings of the AAAI Conference on Artificial Intelligence</w:t>
      </w:r>
      <w:r w:rsidRPr="52827552">
        <w:rPr>
          <w:sz w:val="20"/>
          <w:szCs w:val="20"/>
        </w:rPr>
        <w:t xml:space="preserve">, </w:t>
      </w:r>
      <w:r w:rsidRPr="52827552">
        <w:rPr>
          <w:i/>
          <w:iCs/>
          <w:sz w:val="20"/>
          <w:szCs w:val="20"/>
        </w:rPr>
        <w:t>32</w:t>
      </w:r>
      <w:r w:rsidRPr="52827552">
        <w:rPr>
          <w:sz w:val="20"/>
          <w:szCs w:val="20"/>
        </w:rPr>
        <w:t xml:space="preserve">(1). </w:t>
      </w:r>
    </w:p>
    <w:p w14:paraId="0BB4B204" w14:textId="0B18AD2F" w:rsidR="52827552" w:rsidRDefault="52827552" w:rsidP="52827552">
      <w:pPr>
        <w:spacing w:line="257" w:lineRule="auto"/>
        <w:rPr>
          <w:sz w:val="20"/>
          <w:szCs w:val="20"/>
        </w:rPr>
      </w:pPr>
    </w:p>
    <w:p w14:paraId="7F85C5AF" w14:textId="4B1A62AD" w:rsidR="52827552" w:rsidRDefault="52827552" w:rsidP="52827552">
      <w:pPr>
        <w:spacing w:line="257" w:lineRule="auto"/>
        <w:rPr>
          <w:sz w:val="20"/>
          <w:szCs w:val="20"/>
        </w:rPr>
      </w:pPr>
      <w:r w:rsidRPr="52827552">
        <w:rPr>
          <w:sz w:val="20"/>
          <w:szCs w:val="20"/>
        </w:rPr>
        <w:t xml:space="preserve">Long, R., Wang, H., Chen, Y., </w:t>
      </w:r>
      <w:proofErr w:type="spellStart"/>
      <w:r w:rsidRPr="52827552">
        <w:rPr>
          <w:sz w:val="20"/>
          <w:szCs w:val="20"/>
        </w:rPr>
        <w:t>Jin</w:t>
      </w:r>
      <w:proofErr w:type="spellEnd"/>
      <w:r w:rsidRPr="52827552">
        <w:rPr>
          <w:sz w:val="20"/>
          <w:szCs w:val="20"/>
        </w:rPr>
        <w:t xml:space="preserve">, O., &amp; Yu, Y. (2011). Towards effective event detection, tracking and summarization on microblog data, In </w:t>
      </w:r>
      <w:r w:rsidRPr="52827552">
        <w:rPr>
          <w:i/>
          <w:iCs/>
          <w:sz w:val="20"/>
          <w:szCs w:val="20"/>
        </w:rPr>
        <w:t>International conference on web-age information management</w:t>
      </w:r>
      <w:r w:rsidRPr="52827552">
        <w:rPr>
          <w:sz w:val="20"/>
          <w:szCs w:val="20"/>
        </w:rPr>
        <w:t>. Springer.</w:t>
      </w:r>
    </w:p>
    <w:p w14:paraId="78BAF795" w14:textId="77C93E43" w:rsidR="52827552" w:rsidRDefault="52827552" w:rsidP="52827552">
      <w:pPr>
        <w:spacing w:line="257" w:lineRule="auto"/>
        <w:rPr>
          <w:sz w:val="20"/>
          <w:szCs w:val="20"/>
        </w:rPr>
      </w:pPr>
    </w:p>
    <w:p w14:paraId="5A89C792" w14:textId="15C0B7D2" w:rsidR="52827552" w:rsidRPr="00CF685A" w:rsidRDefault="52827552" w:rsidP="52827552">
      <w:pPr>
        <w:spacing w:line="257" w:lineRule="auto"/>
        <w:rPr>
          <w:color w:val="222222"/>
          <w:sz w:val="20"/>
          <w:szCs w:val="20"/>
          <w:lang w:val="en-US"/>
        </w:rPr>
      </w:pPr>
      <w:r w:rsidRPr="52827552">
        <w:rPr>
          <w:color w:val="222222"/>
          <w:sz w:val="20"/>
          <w:szCs w:val="20"/>
        </w:rPr>
        <w:t xml:space="preserve">Ma, H., Yang, H., </w:t>
      </w:r>
      <w:proofErr w:type="spellStart"/>
      <w:r w:rsidRPr="52827552">
        <w:rPr>
          <w:color w:val="222222"/>
          <w:sz w:val="20"/>
          <w:szCs w:val="20"/>
        </w:rPr>
        <w:t>Lyu</w:t>
      </w:r>
      <w:proofErr w:type="spellEnd"/>
      <w:r w:rsidRPr="52827552">
        <w:rPr>
          <w:color w:val="222222"/>
          <w:sz w:val="20"/>
          <w:szCs w:val="20"/>
        </w:rPr>
        <w:t xml:space="preserve">, M. R., &amp; King, I. (2008, October). Mining social networks using heat diffusion processes for marketing candidates selection. In </w:t>
      </w:r>
      <w:r w:rsidRPr="52827552">
        <w:rPr>
          <w:i/>
          <w:iCs/>
          <w:color w:val="222222"/>
          <w:sz w:val="20"/>
          <w:szCs w:val="20"/>
        </w:rPr>
        <w:t>Proceedings of the 17th ACM conference on Information and knowledge management</w:t>
      </w:r>
      <w:r w:rsidRPr="52827552">
        <w:rPr>
          <w:color w:val="222222"/>
          <w:sz w:val="20"/>
          <w:szCs w:val="20"/>
        </w:rPr>
        <w:t xml:space="preserve"> (pp. 233-242).</w:t>
      </w:r>
      <w:r w:rsidRPr="52827552">
        <w:rPr>
          <w:color w:val="222222"/>
          <w:sz w:val="20"/>
          <w:szCs w:val="20"/>
          <w:rtl/>
          <w:lang w:val="he"/>
        </w:rPr>
        <w:t>‏</w:t>
      </w:r>
    </w:p>
    <w:p w14:paraId="662DD86C" w14:textId="08955878" w:rsidR="52827552" w:rsidRPr="00CF685A" w:rsidRDefault="52827552" w:rsidP="52827552">
      <w:pPr>
        <w:spacing w:line="257" w:lineRule="auto"/>
        <w:rPr>
          <w:color w:val="222222"/>
          <w:sz w:val="20"/>
          <w:szCs w:val="20"/>
          <w:lang w:val="en-US"/>
        </w:rPr>
      </w:pPr>
    </w:p>
    <w:p w14:paraId="33ABB5E9" w14:textId="451464B9" w:rsidR="52827552" w:rsidRDefault="52827552" w:rsidP="52827552">
      <w:pPr>
        <w:rPr>
          <w:sz w:val="20"/>
          <w:szCs w:val="20"/>
        </w:rPr>
      </w:pPr>
      <w:r w:rsidRPr="52827552">
        <w:rPr>
          <w:sz w:val="20"/>
          <w:szCs w:val="20"/>
        </w:rPr>
        <w:t xml:space="preserve">Ma, J., Gao, W., Mitra, P., Kwon, S., Jansen, B. J., Wong, K.-F., &amp; Cha, M. (2016). Detecting rumors from microblogs with recurrent neural networks., In </w:t>
      </w:r>
      <w:proofErr w:type="spellStart"/>
      <w:r w:rsidRPr="52827552">
        <w:rPr>
          <w:i/>
          <w:iCs/>
          <w:sz w:val="20"/>
          <w:szCs w:val="20"/>
        </w:rPr>
        <w:t>Ijcai</w:t>
      </w:r>
      <w:proofErr w:type="spellEnd"/>
      <w:r w:rsidRPr="52827552">
        <w:rPr>
          <w:sz w:val="20"/>
          <w:szCs w:val="20"/>
        </w:rPr>
        <w:t>.</w:t>
      </w:r>
    </w:p>
    <w:p w14:paraId="2B773598" w14:textId="15AB38B7" w:rsidR="52827552" w:rsidRDefault="52827552" w:rsidP="52827552">
      <w:pPr>
        <w:rPr>
          <w:sz w:val="20"/>
          <w:szCs w:val="20"/>
        </w:rPr>
      </w:pPr>
    </w:p>
    <w:p w14:paraId="36DE4E42" w14:textId="6D4BF5D4" w:rsidR="52827552" w:rsidRDefault="52827552" w:rsidP="52827552">
      <w:pPr>
        <w:rPr>
          <w:color w:val="222222"/>
          <w:sz w:val="19"/>
          <w:szCs w:val="19"/>
        </w:rPr>
      </w:pPr>
      <w:proofErr w:type="spellStart"/>
      <w:r w:rsidRPr="52827552">
        <w:rPr>
          <w:sz w:val="20"/>
          <w:szCs w:val="20"/>
        </w:rPr>
        <w:t>Nacshon</w:t>
      </w:r>
      <w:proofErr w:type="spellEnd"/>
      <w:r w:rsidRPr="52827552">
        <w:rPr>
          <w:sz w:val="20"/>
          <w:szCs w:val="20"/>
        </w:rPr>
        <w:t xml:space="preserve">, L., </w:t>
      </w:r>
      <w:r w:rsidRPr="52827552">
        <w:rPr>
          <w:color w:val="000000" w:themeColor="text1"/>
          <w:sz w:val="20"/>
          <w:szCs w:val="20"/>
        </w:rPr>
        <w:t xml:space="preserve">Puzis, R., </w:t>
      </w:r>
      <w:proofErr w:type="spellStart"/>
      <w:r w:rsidRPr="52827552">
        <w:rPr>
          <w:sz w:val="20"/>
          <w:szCs w:val="20"/>
        </w:rPr>
        <w:t>Sanmateu</w:t>
      </w:r>
      <w:proofErr w:type="spellEnd"/>
      <w:r w:rsidRPr="52827552">
        <w:rPr>
          <w:sz w:val="20"/>
          <w:szCs w:val="20"/>
        </w:rPr>
        <w:t xml:space="preserve">, A., &amp; </w:t>
      </w:r>
      <w:proofErr w:type="spellStart"/>
      <w:r w:rsidRPr="52827552">
        <w:rPr>
          <w:sz w:val="20"/>
          <w:szCs w:val="20"/>
        </w:rPr>
        <w:t>Glezer</w:t>
      </w:r>
      <w:proofErr w:type="spellEnd"/>
      <w:r w:rsidRPr="52827552">
        <w:rPr>
          <w:sz w:val="20"/>
          <w:szCs w:val="20"/>
        </w:rPr>
        <w:t>, C. (2017)</w:t>
      </w:r>
      <w:r w:rsidRPr="52827552">
        <w:rPr>
          <w:color w:val="222222"/>
          <w:sz w:val="18"/>
          <w:szCs w:val="18"/>
        </w:rPr>
        <w:t xml:space="preserve"> </w:t>
      </w:r>
      <w:r w:rsidRPr="52827552">
        <w:rPr>
          <w:color w:val="222222"/>
          <w:sz w:val="19"/>
          <w:szCs w:val="19"/>
          <w:rtl/>
        </w:rPr>
        <w:t>‏</w:t>
      </w:r>
      <w:r w:rsidRPr="52827552">
        <w:rPr>
          <w:color w:val="222222"/>
          <w:sz w:val="19"/>
          <w:szCs w:val="19"/>
        </w:rPr>
        <w:t>,</w:t>
      </w:r>
      <w:r w:rsidRPr="52827552">
        <w:rPr>
          <w:sz w:val="20"/>
          <w:szCs w:val="20"/>
        </w:rPr>
        <w:t xml:space="preserve"> </w:t>
      </w:r>
      <w:proofErr w:type="spellStart"/>
      <w:r w:rsidRPr="52827552">
        <w:rPr>
          <w:sz w:val="20"/>
          <w:szCs w:val="20"/>
        </w:rPr>
        <w:t>DiffTrack</w:t>
      </w:r>
      <w:proofErr w:type="spellEnd"/>
      <w:r w:rsidRPr="52827552">
        <w:rPr>
          <w:sz w:val="20"/>
          <w:szCs w:val="20"/>
        </w:rPr>
        <w:t xml:space="preserve">: Pinpointing Key-Posts of Influence </w:t>
      </w:r>
      <w:proofErr w:type="gramStart"/>
      <w:r w:rsidRPr="52827552">
        <w:rPr>
          <w:sz w:val="20"/>
          <w:szCs w:val="20"/>
        </w:rPr>
        <w:t>Within</w:t>
      </w:r>
      <w:proofErr w:type="gramEnd"/>
      <w:r w:rsidRPr="52827552">
        <w:rPr>
          <w:sz w:val="20"/>
          <w:szCs w:val="20"/>
        </w:rPr>
        <w:t xml:space="preserve"> Discussion Topics in Social Media, </w:t>
      </w:r>
      <w:r w:rsidRPr="52827552">
        <w:rPr>
          <w:i/>
          <w:iCs/>
          <w:sz w:val="20"/>
          <w:szCs w:val="20"/>
        </w:rPr>
        <w:t>ICSMM`17</w:t>
      </w:r>
      <w:r w:rsidRPr="52827552">
        <w:rPr>
          <w:sz w:val="20"/>
          <w:szCs w:val="20"/>
        </w:rPr>
        <w:t xml:space="preserve"> </w:t>
      </w:r>
    </w:p>
    <w:p w14:paraId="6DC12BC2" w14:textId="04D03DF2" w:rsidR="52827552" w:rsidRDefault="52827552" w:rsidP="52827552">
      <w:pPr>
        <w:rPr>
          <w:sz w:val="20"/>
          <w:szCs w:val="20"/>
        </w:rPr>
      </w:pPr>
    </w:p>
    <w:p w14:paraId="4670F7E6" w14:textId="101F2176" w:rsidR="52827552" w:rsidRDefault="52827552" w:rsidP="52827552">
      <w:pPr>
        <w:rPr>
          <w:color w:val="222222"/>
          <w:sz w:val="20"/>
          <w:szCs w:val="20"/>
        </w:rPr>
      </w:pPr>
      <w:r w:rsidRPr="52827552">
        <w:rPr>
          <w:color w:val="222222"/>
          <w:sz w:val="20"/>
          <w:szCs w:val="20"/>
        </w:rPr>
        <w:t xml:space="preserve">Paradise, A., Shabtai, A., Puzis, R., </w:t>
      </w:r>
      <w:proofErr w:type="spellStart"/>
      <w:r w:rsidRPr="52827552">
        <w:rPr>
          <w:color w:val="222222"/>
          <w:sz w:val="20"/>
          <w:szCs w:val="20"/>
        </w:rPr>
        <w:t>Elyashar</w:t>
      </w:r>
      <w:proofErr w:type="spellEnd"/>
      <w:r w:rsidRPr="52827552">
        <w:rPr>
          <w:color w:val="222222"/>
          <w:sz w:val="20"/>
          <w:szCs w:val="20"/>
        </w:rPr>
        <w:t xml:space="preserve">, A., </w:t>
      </w:r>
      <w:proofErr w:type="spellStart"/>
      <w:r w:rsidRPr="52827552">
        <w:rPr>
          <w:color w:val="222222"/>
          <w:sz w:val="20"/>
          <w:szCs w:val="20"/>
        </w:rPr>
        <w:t>Elovici</w:t>
      </w:r>
      <w:proofErr w:type="spellEnd"/>
      <w:r w:rsidRPr="52827552">
        <w:rPr>
          <w:color w:val="222222"/>
          <w:sz w:val="20"/>
          <w:szCs w:val="20"/>
        </w:rPr>
        <w:t xml:space="preserve">, Y., </w:t>
      </w:r>
      <w:proofErr w:type="spellStart"/>
      <w:r w:rsidRPr="52827552">
        <w:rPr>
          <w:color w:val="222222"/>
          <w:sz w:val="20"/>
          <w:szCs w:val="20"/>
        </w:rPr>
        <w:t>Roshandel</w:t>
      </w:r>
      <w:proofErr w:type="spellEnd"/>
      <w:r w:rsidRPr="52827552">
        <w:rPr>
          <w:color w:val="222222"/>
          <w:sz w:val="20"/>
          <w:szCs w:val="20"/>
        </w:rPr>
        <w:t xml:space="preserve">, M., &amp; </w:t>
      </w:r>
      <w:proofErr w:type="spellStart"/>
      <w:r w:rsidRPr="52827552">
        <w:rPr>
          <w:color w:val="222222"/>
          <w:sz w:val="20"/>
          <w:szCs w:val="20"/>
        </w:rPr>
        <w:t>Peylo</w:t>
      </w:r>
      <w:proofErr w:type="spellEnd"/>
      <w:r w:rsidRPr="52827552">
        <w:rPr>
          <w:color w:val="222222"/>
          <w:sz w:val="20"/>
          <w:szCs w:val="20"/>
        </w:rPr>
        <w:t xml:space="preserve">, C. (2017). Creation and management of social network honeypots for detecting targeted </w:t>
      </w:r>
      <w:proofErr w:type="spellStart"/>
      <w:r w:rsidRPr="52827552">
        <w:rPr>
          <w:color w:val="222222"/>
          <w:sz w:val="20"/>
          <w:szCs w:val="20"/>
        </w:rPr>
        <w:t>cyber attacks</w:t>
      </w:r>
      <w:proofErr w:type="spellEnd"/>
      <w:r w:rsidRPr="52827552">
        <w:rPr>
          <w:color w:val="222222"/>
          <w:sz w:val="20"/>
          <w:szCs w:val="20"/>
        </w:rPr>
        <w:t xml:space="preserve">. </w:t>
      </w:r>
      <w:r w:rsidRPr="52827552">
        <w:rPr>
          <w:i/>
          <w:iCs/>
          <w:color w:val="222222"/>
          <w:sz w:val="20"/>
          <w:szCs w:val="20"/>
        </w:rPr>
        <w:t>IEEE transactions on computational social systems</w:t>
      </w:r>
      <w:r w:rsidRPr="52827552">
        <w:rPr>
          <w:color w:val="222222"/>
          <w:sz w:val="20"/>
          <w:szCs w:val="20"/>
        </w:rPr>
        <w:t xml:space="preserve">, </w:t>
      </w:r>
      <w:r w:rsidRPr="52827552">
        <w:rPr>
          <w:i/>
          <w:iCs/>
          <w:color w:val="222222"/>
          <w:sz w:val="20"/>
          <w:szCs w:val="20"/>
        </w:rPr>
        <w:t>4</w:t>
      </w:r>
      <w:r w:rsidRPr="52827552">
        <w:rPr>
          <w:color w:val="222222"/>
          <w:sz w:val="20"/>
          <w:szCs w:val="20"/>
        </w:rPr>
        <w:t>(3), 65-79.</w:t>
      </w:r>
      <w:r w:rsidRPr="52827552">
        <w:rPr>
          <w:color w:val="222222"/>
          <w:sz w:val="20"/>
          <w:szCs w:val="20"/>
          <w:rtl/>
        </w:rPr>
        <w:t>‏</w:t>
      </w:r>
    </w:p>
    <w:p w14:paraId="06D899A5" w14:textId="077FDF69" w:rsidR="52827552" w:rsidRDefault="52827552" w:rsidP="52827552">
      <w:pPr>
        <w:rPr>
          <w:color w:val="222222"/>
          <w:sz w:val="20"/>
          <w:szCs w:val="20"/>
        </w:rPr>
      </w:pPr>
    </w:p>
    <w:p w14:paraId="37B92603" w14:textId="7C8ECD9E" w:rsidR="52827552" w:rsidRDefault="52827552" w:rsidP="52827552">
      <w:pPr>
        <w:rPr>
          <w:color w:val="222222"/>
          <w:sz w:val="20"/>
          <w:szCs w:val="20"/>
        </w:rPr>
      </w:pPr>
      <w:r w:rsidRPr="52827552">
        <w:rPr>
          <w:color w:val="222222"/>
          <w:sz w:val="20"/>
          <w:szCs w:val="20"/>
        </w:rPr>
        <w:t xml:space="preserve">Paradise, A., Shabtai, A., &amp; Puzis, R. (2019). Detecting organization-targeted </w:t>
      </w:r>
      <w:proofErr w:type="spellStart"/>
      <w:r w:rsidRPr="52827552">
        <w:rPr>
          <w:color w:val="222222"/>
          <w:sz w:val="20"/>
          <w:szCs w:val="20"/>
        </w:rPr>
        <w:t>socialbots</w:t>
      </w:r>
      <w:proofErr w:type="spellEnd"/>
      <w:r w:rsidRPr="52827552">
        <w:rPr>
          <w:color w:val="222222"/>
          <w:sz w:val="20"/>
          <w:szCs w:val="20"/>
        </w:rPr>
        <w:t xml:space="preserve"> by monitoring social network profiles. </w:t>
      </w:r>
      <w:r w:rsidRPr="52827552">
        <w:rPr>
          <w:i/>
          <w:iCs/>
          <w:color w:val="222222"/>
          <w:sz w:val="20"/>
          <w:szCs w:val="20"/>
        </w:rPr>
        <w:t>Networks and Spatial Economics</w:t>
      </w:r>
      <w:r w:rsidRPr="52827552">
        <w:rPr>
          <w:color w:val="222222"/>
          <w:sz w:val="20"/>
          <w:szCs w:val="20"/>
        </w:rPr>
        <w:t xml:space="preserve">, </w:t>
      </w:r>
      <w:r w:rsidRPr="52827552">
        <w:rPr>
          <w:i/>
          <w:iCs/>
          <w:color w:val="222222"/>
          <w:sz w:val="20"/>
          <w:szCs w:val="20"/>
        </w:rPr>
        <w:t>19</w:t>
      </w:r>
      <w:r w:rsidRPr="52827552">
        <w:rPr>
          <w:color w:val="222222"/>
          <w:sz w:val="20"/>
          <w:szCs w:val="20"/>
        </w:rPr>
        <w:t>(3), 731-761.</w:t>
      </w:r>
      <w:r w:rsidRPr="52827552">
        <w:rPr>
          <w:color w:val="222222"/>
          <w:sz w:val="20"/>
          <w:szCs w:val="20"/>
          <w:rtl/>
        </w:rPr>
        <w:t>‏</w:t>
      </w:r>
    </w:p>
    <w:p w14:paraId="35FFE8D8" w14:textId="182CD697" w:rsidR="52827552" w:rsidRDefault="52827552" w:rsidP="52827552">
      <w:pPr>
        <w:rPr>
          <w:sz w:val="20"/>
          <w:szCs w:val="20"/>
        </w:rPr>
      </w:pPr>
    </w:p>
    <w:p w14:paraId="4350B9B5" w14:textId="0348CE93" w:rsidR="52827552" w:rsidRDefault="52827552" w:rsidP="52827552">
      <w:pPr>
        <w:rPr>
          <w:color w:val="222222"/>
          <w:sz w:val="20"/>
          <w:szCs w:val="20"/>
        </w:rPr>
      </w:pPr>
      <w:r w:rsidRPr="52827552">
        <w:rPr>
          <w:color w:val="222222"/>
          <w:sz w:val="20"/>
          <w:szCs w:val="20"/>
        </w:rPr>
        <w:t xml:space="preserve">Stern, R., </w:t>
      </w:r>
      <w:proofErr w:type="spellStart"/>
      <w:r w:rsidRPr="52827552">
        <w:rPr>
          <w:color w:val="222222"/>
          <w:sz w:val="20"/>
          <w:szCs w:val="20"/>
        </w:rPr>
        <w:t>Samama</w:t>
      </w:r>
      <w:proofErr w:type="spellEnd"/>
      <w:r w:rsidRPr="52827552">
        <w:rPr>
          <w:color w:val="222222"/>
          <w:sz w:val="20"/>
          <w:szCs w:val="20"/>
        </w:rPr>
        <w:t xml:space="preserve">, L., Puzis, R., Beja, T., </w:t>
      </w:r>
      <w:proofErr w:type="spellStart"/>
      <w:r w:rsidRPr="52827552">
        <w:rPr>
          <w:color w:val="222222"/>
          <w:sz w:val="20"/>
          <w:szCs w:val="20"/>
        </w:rPr>
        <w:t>Bnaya</w:t>
      </w:r>
      <w:proofErr w:type="spellEnd"/>
      <w:r w:rsidRPr="52827552">
        <w:rPr>
          <w:color w:val="222222"/>
          <w:sz w:val="20"/>
          <w:szCs w:val="20"/>
        </w:rPr>
        <w:t xml:space="preserve">, Z., &amp; </w:t>
      </w:r>
      <w:proofErr w:type="spellStart"/>
      <w:r w:rsidRPr="52827552">
        <w:rPr>
          <w:color w:val="222222"/>
          <w:sz w:val="20"/>
          <w:szCs w:val="20"/>
        </w:rPr>
        <w:t>Felner</w:t>
      </w:r>
      <w:proofErr w:type="spellEnd"/>
      <w:r w:rsidRPr="52827552">
        <w:rPr>
          <w:color w:val="222222"/>
          <w:sz w:val="20"/>
          <w:szCs w:val="20"/>
        </w:rPr>
        <w:t xml:space="preserve">, A. (2013, June). Tonic: Target oriented network intelligence collection for the social web. In </w:t>
      </w:r>
      <w:r w:rsidRPr="52827552">
        <w:rPr>
          <w:i/>
          <w:iCs/>
          <w:color w:val="222222"/>
          <w:sz w:val="20"/>
          <w:szCs w:val="20"/>
        </w:rPr>
        <w:t>Proceedings of the AAAI Conference on Artificial Intelligence</w:t>
      </w:r>
      <w:r w:rsidRPr="52827552">
        <w:rPr>
          <w:color w:val="222222"/>
          <w:sz w:val="20"/>
          <w:szCs w:val="20"/>
        </w:rPr>
        <w:t xml:space="preserve"> (Vol. 27, No. 1, pp. 1184-1190).</w:t>
      </w:r>
      <w:r w:rsidRPr="52827552">
        <w:rPr>
          <w:color w:val="222222"/>
          <w:sz w:val="20"/>
          <w:szCs w:val="20"/>
          <w:rtl/>
        </w:rPr>
        <w:t>‏</w:t>
      </w:r>
    </w:p>
    <w:p w14:paraId="46A5EB0C" w14:textId="0E9B41AE" w:rsidR="52827552" w:rsidRDefault="52827552" w:rsidP="52827552">
      <w:pPr>
        <w:rPr>
          <w:sz w:val="20"/>
          <w:szCs w:val="20"/>
        </w:rPr>
      </w:pPr>
    </w:p>
    <w:p w14:paraId="3C41F903" w14:textId="5584812E" w:rsidR="52827552" w:rsidRDefault="52827552" w:rsidP="52827552">
      <w:pPr>
        <w:rPr>
          <w:sz w:val="24"/>
          <w:szCs w:val="24"/>
        </w:rPr>
      </w:pPr>
      <w:r w:rsidRPr="52827552">
        <w:rPr>
          <w:sz w:val="20"/>
          <w:szCs w:val="20"/>
        </w:rPr>
        <w:t xml:space="preserve">Zilberman, P., &amp; </w:t>
      </w:r>
      <w:r w:rsidRPr="52827552">
        <w:rPr>
          <w:color w:val="000000" w:themeColor="text1"/>
          <w:sz w:val="20"/>
          <w:szCs w:val="20"/>
        </w:rPr>
        <w:t>Puzis, P.</w:t>
      </w:r>
      <w:r w:rsidRPr="52827552">
        <w:rPr>
          <w:sz w:val="20"/>
          <w:szCs w:val="20"/>
        </w:rPr>
        <w:t xml:space="preserve"> (2015),Identifying Boosting Capabilities of Users in Social Media using Temporal Analysis , EP16002577.1A, EP3188088A1.</w:t>
      </w:r>
    </w:p>
    <w:p w14:paraId="4777B038" w14:textId="77777777" w:rsidR="00AE0C0C" w:rsidRDefault="00AE0C0C" w:rsidP="00AE0C0C">
      <w:pPr>
        <w:rPr>
          <w:rtl/>
        </w:rPr>
      </w:pPr>
      <w:r>
        <w:rPr>
          <w:rFonts w:hint="cs"/>
          <w:rtl/>
        </w:rPr>
        <w:t xml:space="preserve">                              </w:t>
      </w:r>
    </w:p>
    <w:p w14:paraId="55B01C33" w14:textId="77777777" w:rsidR="00AE0C0C" w:rsidRDefault="00AE0C0C" w:rsidP="00AE0C0C">
      <w:pPr>
        <w:jc w:val="center"/>
        <w:rPr>
          <w:b/>
          <w:bCs/>
          <w:sz w:val="28"/>
          <w:szCs w:val="28"/>
          <w:u w:val="single"/>
        </w:rPr>
      </w:pPr>
      <w:r w:rsidRPr="00766547">
        <w:rPr>
          <w:rFonts w:hint="cs"/>
          <w:b/>
          <w:bCs/>
          <w:sz w:val="28"/>
          <w:szCs w:val="28"/>
          <w:u w:val="single"/>
        </w:rPr>
        <w:t>R</w:t>
      </w:r>
      <w:r w:rsidRPr="00766547">
        <w:rPr>
          <w:b/>
          <w:bCs/>
          <w:sz w:val="28"/>
          <w:szCs w:val="28"/>
          <w:u w:val="single"/>
        </w:rPr>
        <w:t>elevant experience</w:t>
      </w:r>
      <w:r>
        <w:rPr>
          <w:b/>
          <w:bCs/>
          <w:sz w:val="28"/>
          <w:szCs w:val="28"/>
          <w:u w:val="single"/>
        </w:rPr>
        <w:t xml:space="preserve"> in developing similar products</w:t>
      </w:r>
    </w:p>
    <w:p w14:paraId="6036B1C8" w14:textId="77777777" w:rsidR="00AE0C0C" w:rsidRDefault="00AE0C0C" w:rsidP="00AE0C0C">
      <w:pPr>
        <w:jc w:val="center"/>
        <w:rPr>
          <w:b/>
          <w:bCs/>
          <w:sz w:val="28"/>
          <w:szCs w:val="28"/>
          <w:u w:val="single"/>
        </w:rPr>
      </w:pPr>
    </w:p>
    <w:p w14:paraId="56E720E4" w14:textId="094E5DF1" w:rsidR="52827552" w:rsidRDefault="52827552" w:rsidP="52827552">
      <w:pPr>
        <w:rPr>
          <w:b/>
          <w:bCs/>
          <w:sz w:val="28"/>
          <w:szCs w:val="28"/>
        </w:rPr>
      </w:pPr>
    </w:p>
    <w:p w14:paraId="18C6179B" w14:textId="77777777" w:rsidR="00AE0C0C" w:rsidRPr="00FC38FC" w:rsidRDefault="52827552" w:rsidP="52827552">
      <w:pPr>
        <w:rPr>
          <w:sz w:val="24"/>
          <w:szCs w:val="24"/>
        </w:rPr>
      </w:pPr>
      <w:commentRangeStart w:id="71"/>
      <w:r w:rsidRPr="52827552">
        <w:rPr>
          <w:b/>
          <w:bCs/>
          <w:sz w:val="24"/>
          <w:szCs w:val="24"/>
        </w:rPr>
        <w:t>Franz</w:t>
      </w:r>
      <w:commentRangeEnd w:id="71"/>
      <w:r w:rsidR="00AE0C0C">
        <w:rPr>
          <w:rStyle w:val="CommentReference"/>
        </w:rPr>
        <w:commentReference w:id="71"/>
      </w:r>
      <w:r w:rsidRPr="52827552">
        <w:rPr>
          <w:sz w:val="24"/>
          <w:szCs w:val="24"/>
        </w:rPr>
        <w:t xml:space="preserve"> has decades of technical experience in developing and deploying large-scale, parallel-processing system. It has developed a Semantic graph databases and BIG </w:t>
      </w:r>
      <w:r w:rsidRPr="52827552">
        <w:rPr>
          <w:sz w:val="24"/>
          <w:szCs w:val="24"/>
        </w:rPr>
        <w:lastRenderedPageBreak/>
        <w:t>DATA processing capabilities to enable identification of social media influence campaigns. It has over the years helps many industrial companies develop and deploy applications using machine learning and semantic graph database technology, many of which are being used in day-to-day production. Here are samples of those commercial production cases:</w:t>
      </w:r>
    </w:p>
    <w:p w14:paraId="02844784" w14:textId="77777777" w:rsidR="00AE0C0C" w:rsidRPr="00FC38FC" w:rsidRDefault="52827552" w:rsidP="52827552">
      <w:pPr>
        <w:ind w:left="450"/>
        <w:rPr>
          <w:b/>
          <w:bCs/>
          <w:sz w:val="24"/>
          <w:szCs w:val="24"/>
        </w:rPr>
      </w:pPr>
      <w:r w:rsidRPr="52827552">
        <w:rPr>
          <w:b/>
          <w:bCs/>
          <w:sz w:val="24"/>
          <w:szCs w:val="24"/>
        </w:rPr>
        <w:t>Supply Chain Risk Management at Essilor (the world’s biggest glasses manufacturer)</w:t>
      </w:r>
    </w:p>
    <w:p w14:paraId="27B83AE4" w14:textId="77777777" w:rsidR="00AE0C0C" w:rsidRPr="00FC38FC" w:rsidRDefault="52827552" w:rsidP="52827552">
      <w:pPr>
        <w:ind w:left="450"/>
        <w:rPr>
          <w:sz w:val="24"/>
          <w:szCs w:val="24"/>
        </w:rPr>
      </w:pPr>
      <w:r w:rsidRPr="52827552">
        <w:rPr>
          <w:sz w:val="24"/>
          <w:szCs w:val="24"/>
        </w:rPr>
        <w:t>Develop a cloud-based mission-critical supply chain risk management system to track thousands of complex product configurations and internal supply chains to ensure timely order fulfillment. The system has been deployed in production for several years serving globally. Today, it handles ~100,000 concurrent queries per minute at peak hours with sub-second responses.</w:t>
      </w:r>
    </w:p>
    <w:p w14:paraId="637F8D52" w14:textId="340C5094" w:rsidR="52827552" w:rsidRDefault="52827552" w:rsidP="52827552">
      <w:pPr>
        <w:ind w:left="450"/>
        <w:rPr>
          <w:b/>
          <w:bCs/>
          <w:sz w:val="24"/>
          <w:szCs w:val="24"/>
        </w:rPr>
      </w:pPr>
      <w:r w:rsidRPr="52827552">
        <w:rPr>
          <w:b/>
          <w:bCs/>
          <w:sz w:val="24"/>
          <w:szCs w:val="24"/>
        </w:rPr>
        <w:t>Real-Time Decision Support for Call Center</w:t>
      </w:r>
    </w:p>
    <w:p w14:paraId="7AF71757" w14:textId="632A498C" w:rsidR="52827552" w:rsidRDefault="52827552" w:rsidP="52827552">
      <w:pPr>
        <w:ind w:left="450"/>
        <w:rPr>
          <w:sz w:val="24"/>
          <w:szCs w:val="24"/>
        </w:rPr>
      </w:pPr>
      <w:r w:rsidRPr="52827552">
        <w:rPr>
          <w:sz w:val="24"/>
          <w:szCs w:val="24"/>
        </w:rPr>
        <w:t>Apply NLP (Natural Language Processing) technology on call center call logs (transcribed through Speech Recognition system in real-time) to extract key information such as customer, products, issues, etc., which, in conjunction with a company knowledge graph, provides real-time decision support for call center agents.</w:t>
      </w:r>
    </w:p>
    <w:p w14:paraId="5000C4D2" w14:textId="77777777" w:rsidR="00AE0C0C" w:rsidRPr="00FC38FC" w:rsidRDefault="52827552" w:rsidP="52827552">
      <w:pPr>
        <w:ind w:left="450"/>
        <w:rPr>
          <w:b/>
          <w:bCs/>
          <w:sz w:val="24"/>
          <w:szCs w:val="24"/>
        </w:rPr>
      </w:pPr>
      <w:r w:rsidRPr="52827552">
        <w:rPr>
          <w:b/>
          <w:bCs/>
          <w:sz w:val="24"/>
          <w:szCs w:val="24"/>
        </w:rPr>
        <w:t>Predictive Healthcare Analytics at Montefiore Hospital NYC</w:t>
      </w:r>
    </w:p>
    <w:p w14:paraId="488B7E2F" w14:textId="3C12E247" w:rsidR="00AE0C0C" w:rsidRDefault="52827552" w:rsidP="52827552">
      <w:pPr>
        <w:ind w:left="450"/>
        <w:rPr>
          <w:sz w:val="24"/>
          <w:szCs w:val="24"/>
        </w:rPr>
      </w:pPr>
      <w:r w:rsidRPr="52827552">
        <w:rPr>
          <w:sz w:val="24"/>
          <w:szCs w:val="24"/>
        </w:rPr>
        <w:t>Integrate Electronic Medical Records of 1.8 million patients to build machine learning models that helps clinical prediction for Acute Respiratory Failure, Sepsis, Heart Failure and more.</w:t>
      </w:r>
    </w:p>
    <w:p w14:paraId="3B7F8BA5" w14:textId="1A9EC013" w:rsidR="00A361D7" w:rsidRDefault="00A361D7" w:rsidP="52827552">
      <w:pPr>
        <w:ind w:left="450"/>
        <w:rPr>
          <w:sz w:val="24"/>
          <w:szCs w:val="24"/>
        </w:rPr>
      </w:pPr>
    </w:p>
    <w:p w14:paraId="67AF3745" w14:textId="60015CBD" w:rsidR="52827552" w:rsidRDefault="52827552" w:rsidP="52827552">
      <w:pPr>
        <w:rPr>
          <w:sz w:val="24"/>
          <w:szCs w:val="24"/>
        </w:rPr>
      </w:pPr>
      <w:r w:rsidRPr="52827552">
        <w:rPr>
          <w:sz w:val="24"/>
          <w:szCs w:val="24"/>
        </w:rPr>
        <w:t xml:space="preserve">Additionally, Franz is one of the original developer of Semantic Knowledge Graph database. Semantic knowledge graphs differs from other property graphs in that it addresses two key characteristics of knowledge representation, i.e., concept uniqueness and knowledge hierarchy. </w:t>
      </w:r>
      <w:commentRangeStart w:id="72"/>
      <w:r w:rsidRPr="52827552">
        <w:rPr>
          <w:sz w:val="24"/>
          <w:szCs w:val="24"/>
        </w:rPr>
        <w:t>All</w:t>
      </w:r>
      <w:r w:rsidRPr="52827552">
        <w:rPr>
          <w:sz w:val="24"/>
          <w:szCs w:val="24"/>
          <w:rtl/>
        </w:rPr>
        <w:t>סכר</w:t>
      </w:r>
      <w:r w:rsidRPr="52827552">
        <w:rPr>
          <w:sz w:val="24"/>
          <w:szCs w:val="24"/>
        </w:rPr>
        <w:t xml:space="preserve"> </w:t>
      </w:r>
      <w:commentRangeEnd w:id="72"/>
      <w:r w:rsidR="001F0B28">
        <w:rPr>
          <w:rStyle w:val="CommentReference"/>
          <w:rFonts w:asciiTheme="minorHAnsi" w:eastAsiaTheme="minorHAnsi" w:hAnsiTheme="minorHAnsi" w:cstheme="minorBidi"/>
          <w:lang w:val="en-US" w:eastAsia="en-US"/>
        </w:rPr>
        <w:commentReference w:id="72"/>
      </w:r>
      <w:r w:rsidRPr="52827552">
        <w:rPr>
          <w:sz w:val="24"/>
          <w:szCs w:val="24"/>
        </w:rPr>
        <w:t xml:space="preserve">unique concept within Semantic Knowledge Graph </w:t>
      </w:r>
      <w:proofErr w:type="gramStart"/>
      <w:r w:rsidRPr="52827552">
        <w:rPr>
          <w:sz w:val="24"/>
          <w:szCs w:val="24"/>
        </w:rPr>
        <w:t>will be represented</w:t>
      </w:r>
      <w:proofErr w:type="gramEnd"/>
      <w:r w:rsidRPr="52827552">
        <w:rPr>
          <w:sz w:val="24"/>
          <w:szCs w:val="24"/>
        </w:rPr>
        <w:t xml:space="preserve"> by URI (Uniform Resource Identifier) from W3C. One concept such as Diabetes will be represented by one and only one URI, but it may have many labels (names such as Diabetes, Diabetes Mellitus, 糖尿病 NOS, </w:t>
      </w:r>
      <w:commentRangeStart w:id="73"/>
      <w:r w:rsidRPr="52827552">
        <w:rPr>
          <w:sz w:val="24"/>
          <w:szCs w:val="24"/>
          <w:rtl/>
        </w:rPr>
        <w:t>סכרת</w:t>
      </w:r>
      <w:commentRangeEnd w:id="73"/>
      <w:r w:rsidR="001F0B28">
        <w:rPr>
          <w:rStyle w:val="CommentReference"/>
          <w:rFonts w:asciiTheme="minorHAnsi" w:eastAsiaTheme="minorHAnsi" w:hAnsiTheme="minorHAnsi" w:cstheme="minorBidi"/>
          <w:lang w:val="en-US" w:eastAsia="en-US"/>
        </w:rPr>
        <w:commentReference w:id="73"/>
      </w:r>
      <w:r w:rsidRPr="52827552">
        <w:rPr>
          <w:sz w:val="24"/>
          <w:szCs w:val="24"/>
        </w:rPr>
        <w:t xml:space="preserve"> etc.).Semantic hierarchy </w:t>
      </w:r>
      <w:proofErr w:type="gramStart"/>
      <w:r w:rsidRPr="52827552">
        <w:rPr>
          <w:sz w:val="24"/>
          <w:szCs w:val="24"/>
        </w:rPr>
        <w:t>is built</w:t>
      </w:r>
      <w:proofErr w:type="gramEnd"/>
      <w:r w:rsidRPr="52827552">
        <w:rPr>
          <w:sz w:val="24"/>
          <w:szCs w:val="24"/>
        </w:rPr>
        <w:t xml:space="preserve"> into the semantic graph model, such as </w:t>
      </w:r>
      <w:proofErr w:type="spellStart"/>
      <w:r w:rsidRPr="52827552">
        <w:rPr>
          <w:sz w:val="24"/>
          <w:szCs w:val="24"/>
        </w:rPr>
        <w:t>subClassOf</w:t>
      </w:r>
      <w:proofErr w:type="spellEnd"/>
      <w:r w:rsidRPr="52827552">
        <w:rPr>
          <w:sz w:val="24"/>
          <w:szCs w:val="24"/>
        </w:rPr>
        <w:t xml:space="preserve">, </w:t>
      </w:r>
      <w:proofErr w:type="spellStart"/>
      <w:r w:rsidRPr="52827552">
        <w:rPr>
          <w:sz w:val="24"/>
          <w:szCs w:val="24"/>
        </w:rPr>
        <w:t>subPropertyOf</w:t>
      </w:r>
      <w:proofErr w:type="spellEnd"/>
      <w:r w:rsidRPr="52827552">
        <w:rPr>
          <w:sz w:val="24"/>
          <w:szCs w:val="24"/>
        </w:rPr>
        <w:t xml:space="preserve">, etc. RDFS and OWL from W3C provide very rich representation model that a semantic graph database can make inference automatically based on the semantic relationships. </w:t>
      </w:r>
    </w:p>
    <w:p w14:paraId="0B220DD2" w14:textId="1B1D0A72" w:rsidR="52827552" w:rsidRDefault="52827552" w:rsidP="52827552">
      <w:pPr>
        <w:rPr>
          <w:sz w:val="24"/>
          <w:szCs w:val="24"/>
        </w:rPr>
      </w:pPr>
    </w:p>
    <w:p w14:paraId="5E710ADE" w14:textId="16AE6BC2" w:rsidR="52827552" w:rsidRDefault="52827552" w:rsidP="52827552">
      <w:pPr>
        <w:rPr>
          <w:sz w:val="24"/>
          <w:szCs w:val="24"/>
        </w:rPr>
      </w:pPr>
      <w:r w:rsidRPr="52827552">
        <w:rPr>
          <w:sz w:val="24"/>
          <w:szCs w:val="24"/>
        </w:rPr>
        <w:t>Below is a Franz’s project employing semantic graph database to encode engineering knowledge for automation.</w:t>
      </w:r>
    </w:p>
    <w:p w14:paraId="2A341060" w14:textId="77777777" w:rsidR="52827552" w:rsidRDefault="52827552" w:rsidP="52827552">
      <w:pPr>
        <w:ind w:left="450"/>
        <w:rPr>
          <w:b/>
          <w:bCs/>
          <w:sz w:val="24"/>
          <w:szCs w:val="24"/>
        </w:rPr>
      </w:pPr>
      <w:r w:rsidRPr="52827552">
        <w:rPr>
          <w:b/>
          <w:bCs/>
          <w:sz w:val="24"/>
          <w:szCs w:val="24"/>
        </w:rPr>
        <w:t>Industry 4.0 Machine Learning and Knowledge Automation at Kyocera Japan</w:t>
      </w:r>
    </w:p>
    <w:p w14:paraId="444F5D0C" w14:textId="77777777" w:rsidR="52827552" w:rsidRDefault="52827552" w:rsidP="52827552">
      <w:pPr>
        <w:ind w:left="450"/>
        <w:rPr>
          <w:sz w:val="24"/>
          <w:szCs w:val="24"/>
        </w:rPr>
      </w:pPr>
      <w:r w:rsidRPr="52827552">
        <w:rPr>
          <w:sz w:val="24"/>
          <w:szCs w:val="24"/>
        </w:rPr>
        <w:lastRenderedPageBreak/>
        <w:t xml:space="preserve">Employ machine learning to predict potential problems in ultra-high-temperature furnace from its sensor data </w:t>
      </w:r>
      <w:r w:rsidRPr="52827552">
        <w:rPr>
          <w:sz w:val="24"/>
          <w:szCs w:val="24"/>
          <w:u w:val="single"/>
        </w:rPr>
        <w:t>before</w:t>
      </w:r>
      <w:r w:rsidRPr="52827552">
        <w:rPr>
          <w:sz w:val="24"/>
          <w:szCs w:val="24"/>
        </w:rPr>
        <w:t xml:space="preserve"> machine breaking down. Encode engineering knowledge to facilitate automation.</w:t>
      </w:r>
    </w:p>
    <w:p w14:paraId="7111CA6D" w14:textId="1B26C673" w:rsidR="52827552" w:rsidRDefault="52827552" w:rsidP="52827552">
      <w:pPr>
        <w:rPr>
          <w:sz w:val="24"/>
          <w:szCs w:val="24"/>
        </w:rPr>
      </w:pPr>
    </w:p>
    <w:p w14:paraId="1C7C31A8" w14:textId="168CF870" w:rsidR="00391808" w:rsidRDefault="52827552" w:rsidP="52827552">
      <w:pPr>
        <w:rPr>
          <w:sz w:val="24"/>
          <w:szCs w:val="24"/>
        </w:rPr>
      </w:pPr>
      <w:commentRangeStart w:id="74"/>
      <w:r w:rsidRPr="52827552">
        <w:rPr>
          <w:b/>
          <w:bCs/>
          <w:sz w:val="24"/>
          <w:szCs w:val="24"/>
        </w:rPr>
        <w:t>Sayiqan (Ben Gurion Uni.)</w:t>
      </w:r>
      <w:r w:rsidRPr="52827552">
        <w:rPr>
          <w:sz w:val="24"/>
          <w:szCs w:val="24"/>
        </w:rPr>
        <w:t xml:space="preserve"> </w:t>
      </w:r>
      <w:commentRangeEnd w:id="74"/>
      <w:r w:rsidR="001F0B28">
        <w:rPr>
          <w:rStyle w:val="CommentReference"/>
          <w:rFonts w:asciiTheme="minorHAnsi" w:eastAsiaTheme="minorHAnsi" w:hAnsiTheme="minorHAnsi" w:cstheme="minorBidi"/>
          <w:lang w:val="en-US" w:eastAsia="en-US"/>
        </w:rPr>
        <w:commentReference w:id="74"/>
      </w:r>
      <w:r w:rsidRPr="52827552">
        <w:rPr>
          <w:sz w:val="24"/>
          <w:szCs w:val="24"/>
        </w:rPr>
        <w:t xml:space="preserve">has extensive experience in the analysis and mining of social networks including among others targeted data collection [1,2,3], dissecting organizational structure of an enterprise from the informal social relationships collected from social networks [4], operation and management of social bots [5,6], disinformation [3,7], etc. As a third party BGU will provide to this project algorithms for detection of key authors and boost authors as well as methods for campaign analysis based on the technology developed in the past by the research team [8,9]. </w:t>
      </w:r>
    </w:p>
    <w:p w14:paraId="6389C2C9" w14:textId="77777777" w:rsidR="00391808" w:rsidRDefault="52827552" w:rsidP="00391808">
      <w:pPr>
        <w:rPr>
          <w:sz w:val="28"/>
          <w:szCs w:val="28"/>
        </w:rPr>
      </w:pPr>
      <w:r w:rsidRPr="52827552">
        <w:rPr>
          <w:sz w:val="24"/>
          <w:szCs w:val="24"/>
        </w:rPr>
        <w:t xml:space="preserve">BGU has cooperated in the past with Sayiqan as well as with other social media analysis companies producing actionable insights and deliverables that can be readily integrated within the commercial R&amp;D pipeline. </w:t>
      </w:r>
    </w:p>
    <w:p w14:paraId="3702812C" w14:textId="77777777" w:rsidR="00391808" w:rsidRDefault="00391808" w:rsidP="00391808">
      <w:pPr>
        <w:rPr>
          <w:sz w:val="28"/>
          <w:szCs w:val="28"/>
        </w:rPr>
      </w:pPr>
    </w:p>
    <w:p w14:paraId="76223AE4" w14:textId="77777777" w:rsidR="00391808" w:rsidRPr="00395D0C" w:rsidRDefault="52827552" w:rsidP="00391808">
      <w:pPr>
        <w:pStyle w:val="ListParagraph"/>
        <w:numPr>
          <w:ilvl w:val="0"/>
          <w:numId w:val="16"/>
        </w:numPr>
        <w:rPr>
          <w:sz w:val="28"/>
          <w:szCs w:val="28"/>
        </w:rPr>
      </w:pPr>
      <w:r>
        <w:t xml:space="preserve">Roni Stern, Liron </w:t>
      </w:r>
      <w:proofErr w:type="spellStart"/>
      <w:r>
        <w:t>Smama</w:t>
      </w:r>
      <w:proofErr w:type="spellEnd"/>
      <w:r>
        <w:t xml:space="preserve">, </w:t>
      </w:r>
      <w:r w:rsidRPr="52827552">
        <w:rPr>
          <w:b/>
          <w:bCs/>
          <w:color w:val="000000" w:themeColor="text1"/>
        </w:rPr>
        <w:t xml:space="preserve">Rami </w:t>
      </w:r>
      <w:proofErr w:type="spellStart"/>
      <w:r w:rsidRPr="52827552">
        <w:rPr>
          <w:b/>
          <w:bCs/>
          <w:color w:val="000000" w:themeColor="text1"/>
        </w:rPr>
        <w:t>Puzis</w:t>
      </w:r>
      <w:proofErr w:type="spellEnd"/>
      <w:r w:rsidRPr="52827552">
        <w:rPr>
          <w:b/>
          <w:bCs/>
          <w:color w:val="000000" w:themeColor="text1"/>
        </w:rPr>
        <w:t xml:space="preserve">, </w:t>
      </w:r>
      <w:r>
        <w:t xml:space="preserve">Tal Beja, </w:t>
      </w:r>
      <w:proofErr w:type="spellStart"/>
      <w:r>
        <w:t>Zahy</w:t>
      </w:r>
      <w:proofErr w:type="spellEnd"/>
      <w:r>
        <w:t xml:space="preserve"> </w:t>
      </w:r>
      <w:proofErr w:type="spellStart"/>
      <w:r>
        <w:t>Bnaya</w:t>
      </w:r>
      <w:proofErr w:type="spellEnd"/>
      <w:r>
        <w:t xml:space="preserve">, Ariel </w:t>
      </w:r>
      <w:proofErr w:type="spellStart"/>
      <w:r>
        <w:t>Felner</w:t>
      </w:r>
      <w:proofErr w:type="spellEnd"/>
      <w:r w:rsidRPr="52827552">
        <w:rPr>
          <w:vertAlign w:val="superscript"/>
        </w:rPr>
        <w:t> </w:t>
      </w:r>
      <w:r>
        <w:t>, "TONIC: Target Oriented Network Intelligence Collection for the Social Web" , AAAI-13 and BISFAI-13 (2013)</w:t>
      </w:r>
    </w:p>
    <w:p w14:paraId="1A3A28BA" w14:textId="77777777" w:rsidR="00391808" w:rsidRDefault="52827552" w:rsidP="00391808">
      <w:pPr>
        <w:pStyle w:val="ListParagraph"/>
        <w:numPr>
          <w:ilvl w:val="0"/>
          <w:numId w:val="16"/>
        </w:numPr>
        <w:rPr>
          <w:sz w:val="28"/>
          <w:szCs w:val="28"/>
        </w:rPr>
      </w:pPr>
      <w:r>
        <w:t xml:space="preserve">Aviad </w:t>
      </w:r>
      <w:proofErr w:type="spellStart"/>
      <w:r>
        <w:t>Elyashar</w:t>
      </w:r>
      <w:proofErr w:type="spellEnd"/>
      <w:r>
        <w:t xml:space="preserve">, Maor Reuben, </w:t>
      </w:r>
      <w:r w:rsidRPr="52827552">
        <w:rPr>
          <w:color w:val="000000" w:themeColor="text1"/>
        </w:rPr>
        <w:t>Rami Puzis</w:t>
      </w:r>
      <w:r w:rsidRPr="52827552">
        <w:rPr>
          <w:b/>
          <w:bCs/>
          <w:color w:val="000000" w:themeColor="text1"/>
        </w:rPr>
        <w:t>,</w:t>
      </w:r>
      <w:r>
        <w:t xml:space="preserve"> "Iterative Keyword Optimization" , SBP-</w:t>
      </w:r>
      <w:proofErr w:type="spellStart"/>
      <w:r>
        <w:t>BRiMS</w:t>
      </w:r>
      <w:proofErr w:type="spellEnd"/>
      <w:r>
        <w:t xml:space="preserve"> (2019)</w:t>
      </w:r>
    </w:p>
    <w:p w14:paraId="443930A0" w14:textId="77777777" w:rsidR="00391808" w:rsidRDefault="52827552" w:rsidP="00391808">
      <w:pPr>
        <w:pStyle w:val="ListParagraph"/>
        <w:numPr>
          <w:ilvl w:val="0"/>
          <w:numId w:val="16"/>
        </w:numPr>
        <w:rPr>
          <w:sz w:val="28"/>
          <w:szCs w:val="28"/>
        </w:rPr>
      </w:pPr>
      <w:r>
        <w:t xml:space="preserve">Aviad </w:t>
      </w:r>
      <w:proofErr w:type="spellStart"/>
      <w:r>
        <w:t>Elyshar</w:t>
      </w:r>
      <w:proofErr w:type="spellEnd"/>
      <w:r>
        <w:t xml:space="preserve">, Maor Reuben, </w:t>
      </w:r>
      <w:r w:rsidRPr="52827552">
        <w:rPr>
          <w:color w:val="000000" w:themeColor="text1"/>
        </w:rPr>
        <w:t>Rami Puzis</w:t>
      </w:r>
      <w:r w:rsidRPr="52827552">
        <w:rPr>
          <w:color w:val="000000" w:themeColor="text1"/>
          <w:vertAlign w:val="superscript"/>
        </w:rPr>
        <w:t> </w:t>
      </w:r>
      <w:r w:rsidRPr="52827552">
        <w:rPr>
          <w:color w:val="000000" w:themeColor="text1"/>
        </w:rPr>
        <w:t>,</w:t>
      </w:r>
      <w:r>
        <w:t xml:space="preserve"> "Iterative Query Selection for Opaque Search Engines with Pseudo Relevance Feedback" , Expert Systems with Applications, accepted (2022)</w:t>
      </w:r>
    </w:p>
    <w:p w14:paraId="610B47C9" w14:textId="77777777" w:rsidR="00391808" w:rsidRDefault="52827552" w:rsidP="00391808">
      <w:pPr>
        <w:pStyle w:val="ListParagraph"/>
        <w:numPr>
          <w:ilvl w:val="0"/>
          <w:numId w:val="16"/>
        </w:numPr>
        <w:rPr>
          <w:sz w:val="28"/>
          <w:szCs w:val="28"/>
        </w:rPr>
      </w:pPr>
      <w:r w:rsidRPr="52827552">
        <w:rPr>
          <w:color w:val="000000" w:themeColor="text1"/>
        </w:rPr>
        <w:t xml:space="preserve">Rami Puzis, </w:t>
      </w:r>
      <w:r>
        <w:t>Michael Fire, "Organization Mining Using Online Social Networks" , 545–578 , Networks and Spatial Economics , https://doi.org/10.1007/s11067-015-9288-4 , 16 (2): 545–578 (2016)</w:t>
      </w:r>
    </w:p>
    <w:p w14:paraId="08CDC5CF" w14:textId="77777777" w:rsidR="00391808" w:rsidRPr="00395D0C" w:rsidRDefault="52827552" w:rsidP="00391808">
      <w:pPr>
        <w:pStyle w:val="ListParagraph"/>
        <w:numPr>
          <w:ilvl w:val="0"/>
          <w:numId w:val="16"/>
        </w:numPr>
        <w:rPr>
          <w:sz w:val="28"/>
          <w:szCs w:val="28"/>
        </w:rPr>
      </w:pPr>
      <w:r>
        <w:t xml:space="preserve">Abigail Paradise, </w:t>
      </w:r>
      <w:r w:rsidRPr="52827552">
        <w:rPr>
          <w:color w:val="000000" w:themeColor="text1"/>
        </w:rPr>
        <w:t xml:space="preserve">Rami </w:t>
      </w:r>
      <w:proofErr w:type="spellStart"/>
      <w:r w:rsidRPr="52827552">
        <w:rPr>
          <w:color w:val="000000" w:themeColor="text1"/>
        </w:rPr>
        <w:t>Puzis</w:t>
      </w:r>
      <w:proofErr w:type="spellEnd"/>
      <w:r w:rsidRPr="52827552">
        <w:rPr>
          <w:color w:val="000000" w:themeColor="text1"/>
        </w:rPr>
        <w:t xml:space="preserve">, </w:t>
      </w:r>
      <w:r>
        <w:t xml:space="preserve">Aviad </w:t>
      </w:r>
      <w:proofErr w:type="spellStart"/>
      <w:r>
        <w:t>Elyashar</w:t>
      </w:r>
      <w:proofErr w:type="spellEnd"/>
      <w:r>
        <w:t xml:space="preserve">, Yuval </w:t>
      </w:r>
      <w:proofErr w:type="spellStart"/>
      <w:r>
        <w:t>Elovici</w:t>
      </w:r>
      <w:proofErr w:type="spellEnd"/>
      <w:r>
        <w:t>, Asaf Shabtai, "Creation and Management of Social Network Honeypots for Detecting Targeted Cyber Attacks" , 65-79 , IEEE Transactions on Computational Social Systems (IEEE T-CSS) , https://doi.org/10.1109/TCSS.2017.2719705 , 4 (3): 65-79 (2017)</w:t>
      </w:r>
    </w:p>
    <w:p w14:paraId="592A5D3B" w14:textId="77777777" w:rsidR="00391808" w:rsidRDefault="52827552" w:rsidP="00391808">
      <w:pPr>
        <w:pStyle w:val="ListParagraph"/>
        <w:numPr>
          <w:ilvl w:val="0"/>
          <w:numId w:val="16"/>
        </w:numPr>
        <w:rPr>
          <w:sz w:val="28"/>
          <w:szCs w:val="28"/>
        </w:rPr>
      </w:pPr>
      <w:r>
        <w:t xml:space="preserve">Abigail Paradise, Asaf Shabtai, </w:t>
      </w:r>
      <w:r w:rsidRPr="52827552">
        <w:rPr>
          <w:color w:val="000000" w:themeColor="text1"/>
        </w:rPr>
        <w:t xml:space="preserve">Rami </w:t>
      </w:r>
      <w:proofErr w:type="spellStart"/>
      <w:r w:rsidRPr="52827552">
        <w:rPr>
          <w:color w:val="000000" w:themeColor="text1"/>
        </w:rPr>
        <w:t>Puzis</w:t>
      </w:r>
      <w:proofErr w:type="spellEnd"/>
      <w:r w:rsidRPr="52827552">
        <w:rPr>
          <w:color w:val="000000" w:themeColor="text1"/>
        </w:rPr>
        <w:t>,</w:t>
      </w:r>
      <w:r>
        <w:t xml:space="preserve"> "Detecting Organization-Targeted </w:t>
      </w:r>
      <w:proofErr w:type="spellStart"/>
      <w:r>
        <w:t>Socialbots</w:t>
      </w:r>
      <w:proofErr w:type="spellEnd"/>
      <w:r>
        <w:t xml:space="preserve"> by Monitoring Social Network Profiles" , 731–761 , Networks and Spatial Economics , https://doi.org/10.1007/s11067-018-9406-1 , 19 (3): 731–761 (2019)</w:t>
      </w:r>
    </w:p>
    <w:p w14:paraId="494781C4" w14:textId="77777777" w:rsidR="00391808" w:rsidRPr="00CD0DDB" w:rsidRDefault="52827552" w:rsidP="00391808">
      <w:pPr>
        <w:pStyle w:val="ListParagraph"/>
        <w:numPr>
          <w:ilvl w:val="0"/>
          <w:numId w:val="16"/>
        </w:numPr>
        <w:rPr>
          <w:sz w:val="28"/>
          <w:szCs w:val="28"/>
        </w:rPr>
      </w:pPr>
      <w:r>
        <w:t xml:space="preserve">Aviad </w:t>
      </w:r>
      <w:proofErr w:type="spellStart"/>
      <w:r>
        <w:t>Elyashar</w:t>
      </w:r>
      <w:proofErr w:type="spellEnd"/>
      <w:r>
        <w:t xml:space="preserve">, Jorge Augusto </w:t>
      </w:r>
      <w:proofErr w:type="spellStart"/>
      <w:r>
        <w:t>Bendahan</w:t>
      </w:r>
      <w:proofErr w:type="spellEnd"/>
      <w:r>
        <w:t xml:space="preserve">, </w:t>
      </w:r>
      <w:r w:rsidRPr="52827552">
        <w:rPr>
          <w:color w:val="000000" w:themeColor="text1"/>
        </w:rPr>
        <w:t xml:space="preserve">Rami </w:t>
      </w:r>
      <w:proofErr w:type="spellStart"/>
      <w:r w:rsidRPr="52827552">
        <w:rPr>
          <w:color w:val="000000" w:themeColor="text1"/>
        </w:rPr>
        <w:t>Puzis</w:t>
      </w:r>
      <w:proofErr w:type="spellEnd"/>
      <w:r w:rsidRPr="52827552">
        <w:rPr>
          <w:color w:val="000000" w:themeColor="text1"/>
        </w:rPr>
        <w:t>,</w:t>
      </w:r>
      <w:r>
        <w:t xml:space="preserve"> "Is the News Deceptive? Fake News Detection using Topic Authenticity" , SOTICS (2017)</w:t>
      </w:r>
    </w:p>
    <w:p w14:paraId="574A142B" w14:textId="77777777" w:rsidR="00391808" w:rsidRPr="00CD0DDB" w:rsidRDefault="52827552" w:rsidP="00391808">
      <w:pPr>
        <w:pStyle w:val="ListParagraph"/>
        <w:numPr>
          <w:ilvl w:val="0"/>
          <w:numId w:val="16"/>
        </w:numPr>
        <w:rPr>
          <w:sz w:val="28"/>
          <w:szCs w:val="28"/>
        </w:rPr>
      </w:pPr>
      <w:proofErr w:type="spellStart"/>
      <w:r>
        <w:t>Luiza</w:t>
      </w:r>
      <w:proofErr w:type="spellEnd"/>
      <w:r>
        <w:t xml:space="preserve"> </w:t>
      </w:r>
      <w:proofErr w:type="spellStart"/>
      <w:r>
        <w:t>Nacshon</w:t>
      </w:r>
      <w:proofErr w:type="spellEnd"/>
      <w:r>
        <w:t xml:space="preserve">, </w:t>
      </w:r>
      <w:r w:rsidRPr="52827552">
        <w:rPr>
          <w:color w:val="000000" w:themeColor="text1"/>
        </w:rPr>
        <w:t xml:space="preserve">Rami </w:t>
      </w:r>
      <w:proofErr w:type="spellStart"/>
      <w:r w:rsidRPr="52827552">
        <w:rPr>
          <w:color w:val="000000" w:themeColor="text1"/>
        </w:rPr>
        <w:t>Puzis</w:t>
      </w:r>
      <w:proofErr w:type="spellEnd"/>
      <w:r w:rsidRPr="52827552">
        <w:rPr>
          <w:color w:val="000000" w:themeColor="text1"/>
        </w:rPr>
        <w:t xml:space="preserve">, </w:t>
      </w:r>
      <w:proofErr w:type="spellStart"/>
      <w:r>
        <w:t>Amparo</w:t>
      </w:r>
      <w:proofErr w:type="spellEnd"/>
      <w:r>
        <w:t xml:space="preserve"> </w:t>
      </w:r>
      <w:proofErr w:type="spellStart"/>
      <w:r>
        <w:t>Sanmateu</w:t>
      </w:r>
      <w:proofErr w:type="spellEnd"/>
      <w:r>
        <w:t xml:space="preserve">, </w:t>
      </w:r>
      <w:proofErr w:type="spellStart"/>
      <w:r>
        <w:t>Chanan</w:t>
      </w:r>
      <w:proofErr w:type="spellEnd"/>
      <w:r>
        <w:t xml:space="preserve"> </w:t>
      </w:r>
      <w:proofErr w:type="spellStart"/>
      <w:r>
        <w:t>Glezer</w:t>
      </w:r>
      <w:proofErr w:type="spellEnd"/>
      <w:r>
        <w:t>, "</w:t>
      </w:r>
      <w:proofErr w:type="spellStart"/>
      <w:r>
        <w:t>DiffTrack</w:t>
      </w:r>
      <w:proofErr w:type="spellEnd"/>
      <w:r>
        <w:t>: Pinpointing Key-Posts of Influence Within Discussion Topics in Social Media" , ICSMM`17 (2017)</w:t>
      </w:r>
    </w:p>
    <w:p w14:paraId="4FF498E7" w14:textId="77777777" w:rsidR="00391808" w:rsidRPr="00395D0C" w:rsidRDefault="52827552" w:rsidP="00391808">
      <w:pPr>
        <w:pStyle w:val="ListParagraph"/>
        <w:numPr>
          <w:ilvl w:val="0"/>
          <w:numId w:val="16"/>
        </w:numPr>
        <w:rPr>
          <w:sz w:val="28"/>
          <w:szCs w:val="28"/>
        </w:rPr>
      </w:pPr>
      <w:r>
        <w:t xml:space="preserve">Polina Zilberman, </w:t>
      </w:r>
      <w:r w:rsidRPr="52827552">
        <w:rPr>
          <w:color w:val="000000" w:themeColor="text1"/>
        </w:rPr>
        <w:t>Rami Puzis.</w:t>
      </w:r>
      <w:r>
        <w:t xml:space="preserve"> "Identifying Boosting Capabilities of Users in Social Media using Temporal Analysis</w:t>
      </w:r>
      <w:proofErr w:type="gramStart"/>
      <w:r>
        <w:t>" ,</w:t>
      </w:r>
      <w:proofErr w:type="gramEnd"/>
      <w:r>
        <w:t xml:space="preserve"> EP16002577.1A, EP3188088A1. (2015-12-31)</w:t>
      </w:r>
    </w:p>
    <w:p w14:paraId="759AA33E" w14:textId="77777777" w:rsidR="00391808" w:rsidRPr="00B74D2E" w:rsidRDefault="00391808" w:rsidP="00391808">
      <w:pPr>
        <w:rPr>
          <w:sz w:val="28"/>
          <w:szCs w:val="28"/>
        </w:rPr>
      </w:pPr>
      <w:r>
        <w:rPr>
          <w:sz w:val="28"/>
          <w:szCs w:val="28"/>
        </w:rPr>
        <w:t xml:space="preserve"> </w:t>
      </w:r>
    </w:p>
    <w:p w14:paraId="07DBF1FA" w14:textId="0C8FE251" w:rsidR="00EA07C7" w:rsidRPr="00EA07C7" w:rsidRDefault="007F1B3E" w:rsidP="00363548">
      <w:pPr>
        <w:pStyle w:val="Heading3"/>
      </w:pPr>
      <w:r>
        <w:lastRenderedPageBreak/>
        <w:t>E.2.3</w:t>
      </w:r>
      <w:r w:rsidR="00EA07C7">
        <w:t xml:space="preserve"> </w:t>
      </w:r>
      <w:r w:rsidR="00EA07C7" w:rsidRPr="00EA07C7">
        <w:t xml:space="preserve">technical or economic constraints </w:t>
      </w:r>
    </w:p>
    <w:p w14:paraId="746687FF" w14:textId="1BDEAD42" w:rsidR="00391808" w:rsidRDefault="00391808" w:rsidP="00AE0C0C">
      <w:pPr>
        <w:ind w:left="450"/>
        <w:rPr>
          <w:sz w:val="28"/>
          <w:szCs w:val="28"/>
        </w:rPr>
      </w:pPr>
    </w:p>
    <w:p w14:paraId="196A97DA" w14:textId="065473AA" w:rsidR="000F5443" w:rsidRDefault="0062724C" w:rsidP="00AE0C0C">
      <w:pPr>
        <w:ind w:left="450"/>
        <w:rPr>
          <w:sz w:val="28"/>
          <w:szCs w:val="28"/>
        </w:rPr>
      </w:pPr>
      <w:r w:rsidRPr="0062724C">
        <w:rPr>
          <w:sz w:val="28"/>
          <w:szCs w:val="28"/>
          <w:highlight w:val="yellow"/>
        </w:rPr>
        <w:t>Please complete</w:t>
      </w:r>
    </w:p>
    <w:p w14:paraId="70E5E7A5" w14:textId="77777777" w:rsidR="00902837" w:rsidRDefault="00902837" w:rsidP="00AE0C0C">
      <w:pPr>
        <w:ind w:left="450"/>
        <w:rPr>
          <w:sz w:val="28"/>
          <w:szCs w:val="28"/>
        </w:rPr>
      </w:pPr>
    </w:p>
    <w:p w14:paraId="6B4AA9F6" w14:textId="30E675EB" w:rsidR="0035384F" w:rsidRDefault="44B779EB" w:rsidP="0035384F">
      <w:pPr>
        <w:rPr>
          <w:sz w:val="28"/>
          <w:szCs w:val="28"/>
        </w:rPr>
      </w:pPr>
      <w:r w:rsidRPr="44B779EB">
        <w:rPr>
          <w:sz w:val="28"/>
          <w:szCs w:val="28"/>
        </w:rPr>
        <w:t>E.2.4 description of proposal tasks</w:t>
      </w:r>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7"/>
        <w:gridCol w:w="2669"/>
        <w:gridCol w:w="560"/>
        <w:gridCol w:w="552"/>
        <w:gridCol w:w="347"/>
        <w:gridCol w:w="12"/>
        <w:gridCol w:w="1524"/>
        <w:gridCol w:w="283"/>
        <w:gridCol w:w="195"/>
        <w:gridCol w:w="76"/>
        <w:gridCol w:w="284"/>
        <w:gridCol w:w="563"/>
        <w:gridCol w:w="558"/>
        <w:gridCol w:w="1175"/>
      </w:tblGrid>
      <w:tr w:rsidR="44B779EB" w14:paraId="12E862B7" w14:textId="77777777" w:rsidTr="52827552">
        <w:trPr>
          <w:gridAfter w:val="10"/>
          <w:wAfter w:w="2781" w:type="dxa"/>
          <w:trHeight w:val="340"/>
        </w:trPr>
        <w:tc>
          <w:tcPr>
            <w:tcW w:w="561" w:type="dxa"/>
            <w:shd w:val="clear" w:color="auto" w:fill="F2F2F2" w:themeFill="background1" w:themeFillShade="F2"/>
            <w:vAlign w:val="center"/>
          </w:tcPr>
          <w:p w14:paraId="684CB9C1" w14:textId="77777777" w:rsidR="44B779EB" w:rsidRDefault="44B779EB" w:rsidP="44B779EB">
            <w:pPr>
              <w:jc w:val="center"/>
            </w:pPr>
            <w:r>
              <w:t>1</w:t>
            </w:r>
          </w:p>
        </w:tc>
        <w:tc>
          <w:tcPr>
            <w:tcW w:w="2700" w:type="dxa"/>
            <w:shd w:val="clear" w:color="auto" w:fill="F2F2F2" w:themeFill="background1" w:themeFillShade="F2"/>
            <w:vAlign w:val="center"/>
          </w:tcPr>
          <w:p w14:paraId="12D3F670" w14:textId="77777777" w:rsidR="44B779EB" w:rsidRDefault="44B779EB">
            <w:r>
              <w:t xml:space="preserve">Task #:             </w:t>
            </w:r>
          </w:p>
        </w:tc>
        <w:tc>
          <w:tcPr>
            <w:tcW w:w="1132" w:type="dxa"/>
            <w:gridSpan w:val="2"/>
            <w:vAlign w:val="center"/>
          </w:tcPr>
          <w:p w14:paraId="682CFB7E" w14:textId="2E7EC301" w:rsidR="44B779EB" w:rsidRDefault="44B779EB" w:rsidP="44B779EB">
            <w:pPr>
              <w:jc w:val="center"/>
              <w:rPr>
                <w:lang w:val="en-US"/>
              </w:rPr>
            </w:pPr>
            <w:r w:rsidRPr="44B779EB">
              <w:rPr>
                <w:lang w:val="en-US"/>
              </w:rPr>
              <w:t>1</w:t>
            </w:r>
          </w:p>
        </w:tc>
      </w:tr>
      <w:tr w:rsidR="44B779EB" w14:paraId="41D78939" w14:textId="77777777" w:rsidTr="52827552">
        <w:trPr>
          <w:trHeight w:val="397"/>
        </w:trPr>
        <w:tc>
          <w:tcPr>
            <w:tcW w:w="561" w:type="dxa"/>
            <w:shd w:val="clear" w:color="auto" w:fill="F2F2F2" w:themeFill="background1" w:themeFillShade="F2"/>
            <w:vAlign w:val="center"/>
          </w:tcPr>
          <w:p w14:paraId="61E02D75" w14:textId="77777777" w:rsidR="44B779EB" w:rsidRDefault="44B779EB" w:rsidP="44B779EB">
            <w:pPr>
              <w:jc w:val="center"/>
            </w:pPr>
            <w:r>
              <w:t>2</w:t>
            </w:r>
          </w:p>
        </w:tc>
        <w:tc>
          <w:tcPr>
            <w:tcW w:w="2700" w:type="dxa"/>
            <w:shd w:val="clear" w:color="auto" w:fill="F2F2F2" w:themeFill="background1" w:themeFillShade="F2"/>
            <w:vAlign w:val="center"/>
          </w:tcPr>
          <w:p w14:paraId="7302DABE" w14:textId="77777777" w:rsidR="44B779EB" w:rsidRDefault="44B779EB">
            <w:r>
              <w:t>Task name:</w:t>
            </w:r>
          </w:p>
        </w:tc>
        <w:tc>
          <w:tcPr>
            <w:tcW w:w="3913" w:type="dxa"/>
            <w:gridSpan w:val="12"/>
            <w:shd w:val="clear" w:color="auto" w:fill="auto"/>
            <w:vAlign w:val="center"/>
          </w:tcPr>
          <w:p w14:paraId="65011063" w14:textId="30045C95" w:rsidR="44B779EB" w:rsidRDefault="44B779EB" w:rsidP="44B779EB">
            <w:pPr>
              <w:rPr>
                <w:sz w:val="20"/>
                <w:szCs w:val="20"/>
                <w:lang w:val="en-US"/>
              </w:rPr>
            </w:pPr>
            <w:r w:rsidRPr="44B779EB">
              <w:rPr>
                <w:sz w:val="20"/>
                <w:szCs w:val="20"/>
                <w:lang w:val="en-US"/>
              </w:rPr>
              <w:t>Requirement Specification and Testing Plan</w:t>
            </w:r>
          </w:p>
        </w:tc>
      </w:tr>
      <w:tr w:rsidR="44B779EB" w14:paraId="032047BC" w14:textId="77777777" w:rsidTr="52827552">
        <w:trPr>
          <w:gridAfter w:val="1"/>
          <w:wAfter w:w="717" w:type="dxa"/>
        </w:trPr>
        <w:tc>
          <w:tcPr>
            <w:tcW w:w="561" w:type="dxa"/>
            <w:shd w:val="clear" w:color="auto" w:fill="F2F2F2" w:themeFill="background1" w:themeFillShade="F2"/>
            <w:vAlign w:val="center"/>
          </w:tcPr>
          <w:p w14:paraId="44D0EAEB" w14:textId="77777777" w:rsidR="44B779EB" w:rsidRDefault="44B779EB" w:rsidP="44B779EB">
            <w:pPr>
              <w:jc w:val="center"/>
            </w:pPr>
            <w:r>
              <w:t>3</w:t>
            </w:r>
          </w:p>
        </w:tc>
        <w:tc>
          <w:tcPr>
            <w:tcW w:w="2700" w:type="dxa"/>
            <w:shd w:val="clear" w:color="auto" w:fill="F2F2F2" w:themeFill="background1" w:themeFillShade="F2"/>
          </w:tcPr>
          <w:p w14:paraId="71360200" w14:textId="77777777" w:rsidR="44B779EB" w:rsidRDefault="44B779EB">
            <w:r>
              <w:t>Company taking part in task (mark with “x”)</w:t>
            </w:r>
          </w:p>
        </w:tc>
        <w:tc>
          <w:tcPr>
            <w:tcW w:w="565" w:type="dxa"/>
            <w:shd w:val="clear" w:color="auto" w:fill="F2F2F2" w:themeFill="background1" w:themeFillShade="F2"/>
            <w:vAlign w:val="center"/>
          </w:tcPr>
          <w:p w14:paraId="47220C36" w14:textId="77777777" w:rsidR="44B779EB" w:rsidRDefault="44B779EB" w:rsidP="44B779EB">
            <w:pPr>
              <w:tabs>
                <w:tab w:val="left" w:pos="678"/>
              </w:tabs>
              <w:jc w:val="center"/>
            </w:pPr>
            <w:r>
              <w:t>IL:</w:t>
            </w:r>
          </w:p>
        </w:tc>
        <w:tc>
          <w:tcPr>
            <w:tcW w:w="567" w:type="dxa"/>
            <w:shd w:val="clear" w:color="auto" w:fill="auto"/>
            <w:vAlign w:val="center"/>
          </w:tcPr>
          <w:p w14:paraId="066806F4" w14:textId="45C99B72" w:rsidR="44B779EB" w:rsidRDefault="44B779EB" w:rsidP="44B779EB">
            <w:pPr>
              <w:tabs>
                <w:tab w:val="left" w:pos="678"/>
              </w:tabs>
              <w:jc w:val="center"/>
              <w:rPr>
                <w:lang w:val="en-US"/>
              </w:rPr>
            </w:pPr>
          </w:p>
        </w:tc>
        <w:tc>
          <w:tcPr>
            <w:tcW w:w="644" w:type="dxa"/>
            <w:gridSpan w:val="3"/>
            <w:shd w:val="clear" w:color="auto" w:fill="F2F2F2" w:themeFill="background1" w:themeFillShade="F2"/>
            <w:vAlign w:val="center"/>
          </w:tcPr>
          <w:p w14:paraId="5F55F082" w14:textId="77777777" w:rsidR="44B779EB" w:rsidRDefault="44B779EB" w:rsidP="44B779EB">
            <w:pPr>
              <w:tabs>
                <w:tab w:val="left" w:pos="678"/>
              </w:tabs>
              <w:jc w:val="center"/>
            </w:pPr>
            <w:r>
              <w:t>US:</w:t>
            </w:r>
          </w:p>
        </w:tc>
        <w:tc>
          <w:tcPr>
            <w:tcW w:w="569" w:type="dxa"/>
            <w:gridSpan w:val="3"/>
            <w:shd w:val="clear" w:color="auto" w:fill="auto"/>
            <w:vAlign w:val="center"/>
          </w:tcPr>
          <w:p w14:paraId="27AD39A7" w14:textId="77777777" w:rsidR="44B779EB" w:rsidRDefault="44B779EB" w:rsidP="44B779EB">
            <w:pPr>
              <w:tabs>
                <w:tab w:val="left" w:pos="678"/>
              </w:tabs>
              <w:jc w:val="center"/>
            </w:pPr>
          </w:p>
        </w:tc>
        <w:tc>
          <w:tcPr>
            <w:tcW w:w="851" w:type="dxa"/>
            <w:gridSpan w:val="2"/>
            <w:shd w:val="clear" w:color="auto" w:fill="F2F2F2" w:themeFill="background1" w:themeFillShade="F2"/>
            <w:vAlign w:val="center"/>
          </w:tcPr>
          <w:p w14:paraId="21A670D0" w14:textId="77777777" w:rsidR="44B779EB" w:rsidRDefault="44B779EB" w:rsidP="44B779EB">
            <w:pPr>
              <w:tabs>
                <w:tab w:val="left" w:pos="678"/>
              </w:tabs>
              <w:jc w:val="center"/>
            </w:pPr>
            <w:r>
              <w:t>Both:</w:t>
            </w:r>
          </w:p>
        </w:tc>
        <w:tc>
          <w:tcPr>
            <w:tcW w:w="567" w:type="dxa"/>
            <w:shd w:val="clear" w:color="auto" w:fill="auto"/>
            <w:vAlign w:val="center"/>
          </w:tcPr>
          <w:p w14:paraId="3AD21298" w14:textId="5FDE41F8" w:rsidR="44B779EB" w:rsidRDefault="44B779EB" w:rsidP="44B779EB">
            <w:pPr>
              <w:tabs>
                <w:tab w:val="left" w:pos="678"/>
              </w:tabs>
              <w:jc w:val="center"/>
            </w:pPr>
            <w:r>
              <w:t>X</w:t>
            </w:r>
          </w:p>
        </w:tc>
      </w:tr>
      <w:tr w:rsidR="44B779EB" w14:paraId="34543D3B" w14:textId="77777777" w:rsidTr="52827552">
        <w:trPr>
          <w:gridAfter w:val="10"/>
          <w:wAfter w:w="2781" w:type="dxa"/>
          <w:trHeight w:val="340"/>
        </w:trPr>
        <w:tc>
          <w:tcPr>
            <w:tcW w:w="561" w:type="dxa"/>
            <w:shd w:val="clear" w:color="auto" w:fill="F2F2F2" w:themeFill="background1" w:themeFillShade="F2"/>
            <w:vAlign w:val="center"/>
          </w:tcPr>
          <w:p w14:paraId="0FC75A9C" w14:textId="77777777" w:rsidR="44B779EB" w:rsidRDefault="44B779EB" w:rsidP="44B779EB">
            <w:pPr>
              <w:jc w:val="center"/>
            </w:pPr>
            <w:r>
              <w:t>4</w:t>
            </w:r>
          </w:p>
        </w:tc>
        <w:tc>
          <w:tcPr>
            <w:tcW w:w="2700" w:type="dxa"/>
            <w:shd w:val="clear" w:color="auto" w:fill="F2F2F2" w:themeFill="background1" w:themeFillShade="F2"/>
            <w:vAlign w:val="center"/>
          </w:tcPr>
          <w:p w14:paraId="5B53EF79" w14:textId="77777777" w:rsidR="44B779EB" w:rsidRDefault="44B779EB">
            <w:r>
              <w:t>Task duration (days):</w:t>
            </w:r>
          </w:p>
        </w:tc>
        <w:tc>
          <w:tcPr>
            <w:tcW w:w="1132" w:type="dxa"/>
            <w:gridSpan w:val="2"/>
            <w:shd w:val="clear" w:color="auto" w:fill="auto"/>
            <w:vAlign w:val="center"/>
          </w:tcPr>
          <w:p w14:paraId="358775B4" w14:textId="77777777" w:rsidR="44B779EB" w:rsidRDefault="44B779EB" w:rsidP="44B779EB">
            <w:pPr>
              <w:jc w:val="center"/>
              <w:rPr>
                <w:b/>
                <w:bCs/>
              </w:rPr>
            </w:pPr>
          </w:p>
        </w:tc>
      </w:tr>
      <w:tr w:rsidR="44B779EB" w14:paraId="04DACC4C" w14:textId="77777777" w:rsidTr="52827552">
        <w:trPr>
          <w:gridAfter w:val="6"/>
          <w:wAfter w:w="2931" w:type="dxa"/>
          <w:trHeight w:val="397"/>
        </w:trPr>
        <w:tc>
          <w:tcPr>
            <w:tcW w:w="561" w:type="dxa"/>
            <w:shd w:val="clear" w:color="auto" w:fill="F2F2F2" w:themeFill="background1" w:themeFillShade="F2"/>
            <w:vAlign w:val="center"/>
          </w:tcPr>
          <w:p w14:paraId="78413532" w14:textId="77777777" w:rsidR="44B779EB" w:rsidRDefault="44B779EB" w:rsidP="44B779EB">
            <w:pPr>
              <w:jc w:val="center"/>
            </w:pPr>
            <w:r>
              <w:t>5</w:t>
            </w:r>
          </w:p>
        </w:tc>
        <w:tc>
          <w:tcPr>
            <w:tcW w:w="2700" w:type="dxa"/>
            <w:shd w:val="clear" w:color="auto" w:fill="F2F2F2" w:themeFill="background1" w:themeFillShade="F2"/>
            <w:vAlign w:val="center"/>
          </w:tcPr>
          <w:p w14:paraId="17634DBB" w14:textId="77777777" w:rsidR="44B779EB" w:rsidRDefault="44B779EB">
            <w:commentRangeStart w:id="75"/>
            <w:r>
              <w:t>Start date (DD/MM/YY):</w:t>
            </w:r>
            <w:commentRangeEnd w:id="75"/>
            <w:r w:rsidR="001902D1">
              <w:rPr>
                <w:rStyle w:val="CommentReference"/>
                <w:rFonts w:asciiTheme="minorHAnsi" w:eastAsiaTheme="minorHAnsi" w:hAnsiTheme="minorHAnsi" w:cstheme="minorBidi"/>
                <w:lang w:val="en-US" w:eastAsia="en-US"/>
              </w:rPr>
              <w:commentReference w:id="75"/>
            </w:r>
          </w:p>
        </w:tc>
        <w:tc>
          <w:tcPr>
            <w:tcW w:w="1507" w:type="dxa"/>
            <w:gridSpan w:val="4"/>
            <w:shd w:val="clear" w:color="auto" w:fill="auto"/>
            <w:vAlign w:val="center"/>
          </w:tcPr>
          <w:p w14:paraId="1F19107C" w14:textId="77777777" w:rsidR="44B779EB" w:rsidRDefault="44B779EB" w:rsidP="44B779EB">
            <w:pPr>
              <w:jc w:val="center"/>
            </w:pPr>
          </w:p>
        </w:tc>
        <w:tc>
          <w:tcPr>
            <w:tcW w:w="146" w:type="dxa"/>
            <w:shd w:val="clear" w:color="auto" w:fill="auto"/>
            <w:vAlign w:val="center"/>
          </w:tcPr>
          <w:p w14:paraId="45DB3DA9" w14:textId="77777777" w:rsidR="44B779EB" w:rsidRDefault="44B779EB" w:rsidP="44B779EB">
            <w:pPr>
              <w:jc w:val="center"/>
            </w:pPr>
          </w:p>
          <w:p w14:paraId="5A1986B2" w14:textId="77777777" w:rsidR="44B779EB" w:rsidRDefault="44B779EB">
            <w:r>
              <w:t>End date (DD/MM/YY):</w:t>
            </w:r>
          </w:p>
        </w:tc>
        <w:tc>
          <w:tcPr>
            <w:tcW w:w="0" w:type="auto"/>
          </w:tcPr>
          <w:p w14:paraId="50438DFE" w14:textId="77777777" w:rsidR="00751829" w:rsidRDefault="00751829">
            <w:pPr>
              <w:spacing w:line="240" w:lineRule="auto"/>
            </w:pPr>
          </w:p>
        </w:tc>
      </w:tr>
      <w:tr w:rsidR="44B779EB" w14:paraId="62A67176" w14:textId="77777777" w:rsidTr="52827552">
        <w:trPr>
          <w:gridAfter w:val="1"/>
          <w:wAfter w:w="1226" w:type="dxa"/>
          <w:trHeight w:val="340"/>
        </w:trPr>
        <w:tc>
          <w:tcPr>
            <w:tcW w:w="561" w:type="dxa"/>
            <w:shd w:val="clear" w:color="auto" w:fill="F2F2F2" w:themeFill="background1" w:themeFillShade="F2"/>
            <w:vAlign w:val="center"/>
          </w:tcPr>
          <w:p w14:paraId="67DBF7E4" w14:textId="77777777" w:rsidR="44B779EB" w:rsidRDefault="44B779EB" w:rsidP="44B779EB">
            <w:pPr>
              <w:jc w:val="center"/>
            </w:pPr>
            <w:r>
              <w:t>6</w:t>
            </w:r>
          </w:p>
        </w:tc>
        <w:tc>
          <w:tcPr>
            <w:tcW w:w="2700" w:type="dxa"/>
            <w:shd w:val="clear" w:color="auto" w:fill="F2F2F2" w:themeFill="background1" w:themeFillShade="F2"/>
            <w:vAlign w:val="center"/>
          </w:tcPr>
          <w:p w14:paraId="0C98BE48" w14:textId="77777777" w:rsidR="44B779EB" w:rsidRDefault="44B779EB">
            <w:r>
              <w:t>Company name:</w:t>
            </w:r>
          </w:p>
        </w:tc>
        <w:tc>
          <w:tcPr>
            <w:tcW w:w="2266" w:type="dxa"/>
            <w:gridSpan w:val="7"/>
            <w:shd w:val="clear" w:color="auto" w:fill="auto"/>
            <w:vAlign w:val="center"/>
          </w:tcPr>
          <w:p w14:paraId="3314D661" w14:textId="77777777" w:rsidR="44B779EB" w:rsidRDefault="44B779EB" w:rsidP="44B779EB">
            <w:pPr>
              <w:jc w:val="center"/>
              <w:rPr>
                <w:b/>
                <w:bCs/>
              </w:rPr>
            </w:pPr>
            <w:r w:rsidRPr="44B779EB">
              <w:rPr>
                <w:b/>
                <w:bCs/>
              </w:rPr>
              <w:t>[IL]</w:t>
            </w:r>
          </w:p>
        </w:tc>
        <w:tc>
          <w:tcPr>
            <w:tcW w:w="717" w:type="dxa"/>
            <w:gridSpan w:val="3"/>
            <w:shd w:val="clear" w:color="auto" w:fill="F2F2F2" w:themeFill="background1" w:themeFillShade="F2"/>
            <w:vAlign w:val="center"/>
          </w:tcPr>
          <w:p w14:paraId="1CECC0FB" w14:textId="77777777" w:rsidR="44B779EB" w:rsidRDefault="44B779EB" w:rsidP="44B779EB">
            <w:pPr>
              <w:jc w:val="center"/>
              <w:rPr>
                <w:b/>
                <w:bCs/>
              </w:rPr>
            </w:pPr>
            <w:r w:rsidRPr="44B779EB">
              <w:rPr>
                <w:b/>
                <w:bCs/>
              </w:rPr>
              <w:t>Total</w:t>
            </w:r>
          </w:p>
          <w:p w14:paraId="10648A7A" w14:textId="77777777" w:rsidR="44B779EB" w:rsidRDefault="44B779EB" w:rsidP="44B779EB">
            <w:pPr>
              <w:jc w:val="center"/>
              <w:rPr>
                <w:b/>
                <w:bCs/>
              </w:rPr>
            </w:pPr>
            <w:r w:rsidRPr="44B779EB">
              <w:rPr>
                <w:b/>
                <w:bCs/>
              </w:rPr>
              <w:t>[US]</w:t>
            </w:r>
          </w:p>
        </w:tc>
        <w:tc>
          <w:tcPr>
            <w:tcW w:w="0" w:type="auto"/>
          </w:tcPr>
          <w:p w14:paraId="4AAB2D28" w14:textId="77777777" w:rsidR="00751829" w:rsidRDefault="00751829">
            <w:pPr>
              <w:spacing w:line="240" w:lineRule="auto"/>
            </w:pPr>
          </w:p>
        </w:tc>
      </w:tr>
      <w:tr w:rsidR="44B779EB" w14:paraId="632A79B3" w14:textId="77777777" w:rsidTr="52827552">
        <w:trPr>
          <w:gridAfter w:val="1"/>
          <w:wAfter w:w="1226" w:type="dxa"/>
          <w:trHeight w:val="340"/>
        </w:trPr>
        <w:tc>
          <w:tcPr>
            <w:tcW w:w="561" w:type="dxa"/>
            <w:shd w:val="clear" w:color="auto" w:fill="F2F2F2" w:themeFill="background1" w:themeFillShade="F2"/>
            <w:vAlign w:val="center"/>
          </w:tcPr>
          <w:p w14:paraId="316E0335" w14:textId="77777777" w:rsidR="44B779EB" w:rsidRDefault="44B779EB" w:rsidP="44B779EB">
            <w:pPr>
              <w:jc w:val="center"/>
            </w:pPr>
            <w:r>
              <w:t>7</w:t>
            </w:r>
          </w:p>
        </w:tc>
        <w:tc>
          <w:tcPr>
            <w:tcW w:w="2700" w:type="dxa"/>
            <w:shd w:val="clear" w:color="auto" w:fill="F2F2F2" w:themeFill="background1" w:themeFillShade="F2"/>
            <w:vAlign w:val="center"/>
          </w:tcPr>
          <w:p w14:paraId="6D60B9BA" w14:textId="77777777" w:rsidR="44B779EB" w:rsidRDefault="44B779EB">
            <w:r>
              <w:t>Task budget (K$):</w:t>
            </w:r>
          </w:p>
        </w:tc>
        <w:tc>
          <w:tcPr>
            <w:tcW w:w="2266" w:type="dxa"/>
            <w:gridSpan w:val="7"/>
            <w:shd w:val="clear" w:color="auto" w:fill="auto"/>
            <w:vAlign w:val="center"/>
          </w:tcPr>
          <w:p w14:paraId="038BE628" w14:textId="77777777" w:rsidR="44B779EB" w:rsidRDefault="44B779EB" w:rsidP="44B779EB">
            <w:pPr>
              <w:jc w:val="center"/>
            </w:pPr>
          </w:p>
        </w:tc>
        <w:tc>
          <w:tcPr>
            <w:tcW w:w="717" w:type="dxa"/>
            <w:gridSpan w:val="3"/>
            <w:shd w:val="clear" w:color="auto" w:fill="auto"/>
            <w:vAlign w:val="center"/>
          </w:tcPr>
          <w:p w14:paraId="38212C27" w14:textId="77777777" w:rsidR="44B779EB" w:rsidRDefault="44B779EB" w:rsidP="44B779EB">
            <w:pPr>
              <w:jc w:val="center"/>
            </w:pPr>
          </w:p>
          <w:p w14:paraId="628B92DA" w14:textId="77777777" w:rsidR="44B779EB" w:rsidRDefault="44B779EB" w:rsidP="44B779EB">
            <w:pPr>
              <w:jc w:val="center"/>
            </w:pPr>
          </w:p>
        </w:tc>
        <w:tc>
          <w:tcPr>
            <w:tcW w:w="0" w:type="auto"/>
          </w:tcPr>
          <w:p w14:paraId="23F026E2" w14:textId="77777777" w:rsidR="00751829" w:rsidRDefault="00751829">
            <w:pPr>
              <w:spacing w:line="240" w:lineRule="auto"/>
            </w:pPr>
          </w:p>
        </w:tc>
      </w:tr>
      <w:tr w:rsidR="44B779EB" w14:paraId="34D3E1E9" w14:textId="77777777" w:rsidTr="52827552">
        <w:trPr>
          <w:gridAfter w:val="1"/>
          <w:wAfter w:w="1226" w:type="dxa"/>
          <w:trHeight w:val="340"/>
        </w:trPr>
        <w:tc>
          <w:tcPr>
            <w:tcW w:w="561" w:type="dxa"/>
            <w:shd w:val="clear" w:color="auto" w:fill="F2F2F2" w:themeFill="background1" w:themeFillShade="F2"/>
            <w:vAlign w:val="center"/>
          </w:tcPr>
          <w:p w14:paraId="434D323E" w14:textId="77777777" w:rsidR="44B779EB" w:rsidRDefault="44B779EB" w:rsidP="44B779EB">
            <w:pPr>
              <w:jc w:val="center"/>
            </w:pPr>
            <w:r>
              <w:t>8</w:t>
            </w:r>
          </w:p>
        </w:tc>
        <w:tc>
          <w:tcPr>
            <w:tcW w:w="2700" w:type="dxa"/>
            <w:shd w:val="clear" w:color="auto" w:fill="F2F2F2" w:themeFill="background1" w:themeFillShade="F2"/>
            <w:vAlign w:val="center"/>
          </w:tcPr>
          <w:p w14:paraId="77FB4EDD" w14:textId="77777777" w:rsidR="44B779EB" w:rsidRDefault="44B779EB">
            <w:r>
              <w:t>Task budget (% of total):</w:t>
            </w:r>
          </w:p>
        </w:tc>
        <w:tc>
          <w:tcPr>
            <w:tcW w:w="2266" w:type="dxa"/>
            <w:gridSpan w:val="7"/>
            <w:shd w:val="clear" w:color="auto" w:fill="auto"/>
            <w:vAlign w:val="center"/>
          </w:tcPr>
          <w:p w14:paraId="39BF5AED" w14:textId="77777777" w:rsidR="44B779EB" w:rsidRDefault="44B779EB" w:rsidP="44B779EB">
            <w:pPr>
              <w:jc w:val="center"/>
            </w:pPr>
            <w:r>
              <w:t>%</w:t>
            </w:r>
          </w:p>
        </w:tc>
        <w:tc>
          <w:tcPr>
            <w:tcW w:w="717" w:type="dxa"/>
            <w:gridSpan w:val="3"/>
            <w:shd w:val="clear" w:color="auto" w:fill="F2F2F2" w:themeFill="background1" w:themeFillShade="F2"/>
            <w:vAlign w:val="center"/>
          </w:tcPr>
          <w:p w14:paraId="46F763F8" w14:textId="77777777" w:rsidR="44B779EB" w:rsidRDefault="44B779EB" w:rsidP="44B779EB">
            <w:pPr>
              <w:jc w:val="center"/>
            </w:pPr>
            <w:r>
              <w:t>100%</w:t>
            </w:r>
          </w:p>
          <w:p w14:paraId="21B8C497" w14:textId="77777777" w:rsidR="44B779EB" w:rsidRDefault="44B779EB" w:rsidP="44B779EB">
            <w:pPr>
              <w:jc w:val="center"/>
            </w:pPr>
            <w:r>
              <w:t>%</w:t>
            </w:r>
          </w:p>
        </w:tc>
        <w:tc>
          <w:tcPr>
            <w:tcW w:w="0" w:type="auto"/>
          </w:tcPr>
          <w:p w14:paraId="4F106D4A" w14:textId="77777777" w:rsidR="00751829" w:rsidRDefault="00751829">
            <w:pPr>
              <w:spacing w:line="240" w:lineRule="auto"/>
            </w:pPr>
          </w:p>
        </w:tc>
      </w:tr>
      <w:tr w:rsidR="44B779EB" w14:paraId="255BF913" w14:textId="77777777" w:rsidTr="52827552">
        <w:trPr>
          <w:trHeight w:val="548"/>
        </w:trPr>
        <w:tc>
          <w:tcPr>
            <w:tcW w:w="561" w:type="dxa"/>
            <w:shd w:val="clear" w:color="auto" w:fill="F2F2F2" w:themeFill="background1" w:themeFillShade="F2"/>
            <w:vAlign w:val="center"/>
          </w:tcPr>
          <w:p w14:paraId="21F395DA" w14:textId="77777777" w:rsidR="44B779EB" w:rsidRDefault="44B779EB" w:rsidP="44B779EB">
            <w:pPr>
              <w:jc w:val="center"/>
            </w:pPr>
            <w:r>
              <w:t>9</w:t>
            </w:r>
          </w:p>
        </w:tc>
        <w:tc>
          <w:tcPr>
            <w:tcW w:w="2700" w:type="dxa"/>
            <w:shd w:val="clear" w:color="auto" w:fill="F2F2F2" w:themeFill="background1" w:themeFillShade="F2"/>
            <w:vAlign w:val="center"/>
          </w:tcPr>
          <w:p w14:paraId="1BC3A204" w14:textId="77777777" w:rsidR="44B779EB" w:rsidRDefault="44B779EB" w:rsidP="44B779EB">
            <w:pPr>
              <w:rPr>
                <w:b/>
                <w:bCs/>
              </w:rPr>
            </w:pPr>
            <w:r w:rsidRPr="44B779EB">
              <w:rPr>
                <w:b/>
                <w:bCs/>
              </w:rPr>
              <w:t>Objective of task:</w:t>
            </w:r>
          </w:p>
        </w:tc>
        <w:tc>
          <w:tcPr>
            <w:tcW w:w="3913" w:type="dxa"/>
            <w:gridSpan w:val="12"/>
            <w:vAlign w:val="center"/>
          </w:tcPr>
          <w:p w14:paraId="763EA05E" w14:textId="54CCECA5" w:rsidR="44B779EB" w:rsidRDefault="44B779EB" w:rsidP="44B779EB">
            <w:pPr>
              <w:rPr>
                <w:lang w:val="en-US"/>
              </w:rPr>
            </w:pPr>
            <w:r w:rsidRPr="44B779EB">
              <w:rPr>
                <w:lang w:val="en-US"/>
              </w:rPr>
              <w:t>Specify the system requirement and plan the QA</w:t>
            </w:r>
          </w:p>
        </w:tc>
      </w:tr>
      <w:tr w:rsidR="44B779EB" w14:paraId="3161BA07" w14:textId="77777777" w:rsidTr="52827552">
        <w:tc>
          <w:tcPr>
            <w:tcW w:w="561" w:type="dxa"/>
            <w:shd w:val="clear" w:color="auto" w:fill="F2F2F2" w:themeFill="background1" w:themeFillShade="F2"/>
            <w:vAlign w:val="center"/>
          </w:tcPr>
          <w:p w14:paraId="3B5D5355" w14:textId="77777777" w:rsidR="44B779EB" w:rsidRDefault="44B779EB" w:rsidP="44B779EB">
            <w:pPr>
              <w:jc w:val="center"/>
            </w:pPr>
            <w:r>
              <w:t>10</w:t>
            </w:r>
          </w:p>
        </w:tc>
        <w:tc>
          <w:tcPr>
            <w:tcW w:w="6613" w:type="dxa"/>
            <w:gridSpan w:val="13"/>
            <w:shd w:val="clear" w:color="auto" w:fill="F2F2F2" w:themeFill="background1" w:themeFillShade="F2"/>
            <w:vAlign w:val="center"/>
          </w:tcPr>
          <w:p w14:paraId="082E3CD6" w14:textId="16E08923" w:rsidR="44B779EB" w:rsidRDefault="44B779EB" w:rsidP="44B779EB">
            <w:pPr>
              <w:jc w:val="center"/>
              <w:rPr>
                <w:b/>
                <w:bCs/>
              </w:rPr>
            </w:pPr>
            <w:r w:rsidRPr="44B779EB">
              <w:rPr>
                <w:b/>
                <w:bCs/>
              </w:rPr>
              <w:t>Task Description</w:t>
            </w:r>
            <w:r>
              <w:t xml:space="preserve"> </w:t>
            </w:r>
          </w:p>
        </w:tc>
      </w:tr>
      <w:tr w:rsidR="44B779EB" w14:paraId="7E4025D1" w14:textId="77777777" w:rsidTr="52827552">
        <w:trPr>
          <w:trHeight w:val="850"/>
        </w:trPr>
        <w:tc>
          <w:tcPr>
            <w:tcW w:w="7174" w:type="dxa"/>
            <w:gridSpan w:val="14"/>
            <w:vAlign w:val="center"/>
          </w:tcPr>
          <w:p w14:paraId="46817A51" w14:textId="18ACB8E7" w:rsidR="44B779EB" w:rsidRDefault="44B779EB" w:rsidP="44B779EB">
            <w:pPr>
              <w:rPr>
                <w:color w:val="FF0000"/>
                <w:lang w:val="en-US"/>
              </w:rPr>
            </w:pPr>
            <w:r w:rsidRPr="44B779EB">
              <w:rPr>
                <w:lang w:val="en-US"/>
              </w:rPr>
              <w:t>The two companies will discuss the system with 2-3 potential customers and will choose one of them to be the beta site. We will elicit the customers' needs and create a document specifying the required functionality. Accordingly, we will create a plan for how to test the system.</w:t>
            </w:r>
          </w:p>
        </w:tc>
      </w:tr>
      <w:tr w:rsidR="44B779EB" w14:paraId="02D846C5" w14:textId="77777777" w:rsidTr="52827552">
        <w:trPr>
          <w:gridAfter w:val="3"/>
          <w:wAfter w:w="1284" w:type="dxa"/>
          <w:trHeight w:val="454"/>
        </w:trPr>
        <w:tc>
          <w:tcPr>
            <w:tcW w:w="561" w:type="dxa"/>
            <w:shd w:val="clear" w:color="auto" w:fill="F2F2F2" w:themeFill="background1" w:themeFillShade="F2"/>
            <w:vAlign w:val="center"/>
          </w:tcPr>
          <w:p w14:paraId="1A08E064" w14:textId="77777777" w:rsidR="44B779EB" w:rsidRDefault="44B779EB" w:rsidP="44B779EB">
            <w:pPr>
              <w:jc w:val="center"/>
            </w:pPr>
            <w:r>
              <w:t>11</w:t>
            </w:r>
          </w:p>
        </w:tc>
        <w:tc>
          <w:tcPr>
            <w:tcW w:w="4195" w:type="dxa"/>
            <w:gridSpan w:val="4"/>
            <w:shd w:val="clear" w:color="auto" w:fill="F2F2F2" w:themeFill="background1" w:themeFillShade="F2"/>
            <w:vAlign w:val="center"/>
          </w:tcPr>
          <w:p w14:paraId="44AAC9B8" w14:textId="77777777" w:rsidR="44B779EB" w:rsidRDefault="44B779EB" w:rsidP="44B779EB">
            <w:pPr>
              <w:rPr>
                <w:b/>
                <w:bCs/>
              </w:rPr>
            </w:pPr>
            <w:r w:rsidRPr="44B779EB">
              <w:rPr>
                <w:b/>
                <w:bCs/>
              </w:rPr>
              <w:t># of the Milestone(s) to be reached:</w:t>
            </w:r>
          </w:p>
        </w:tc>
        <w:tc>
          <w:tcPr>
            <w:tcW w:w="567" w:type="dxa"/>
            <w:gridSpan w:val="3"/>
            <w:vAlign w:val="center"/>
          </w:tcPr>
          <w:p w14:paraId="7C1A8D4C" w14:textId="46ECE9C7" w:rsidR="44B779EB" w:rsidRDefault="52827552">
            <w:commentRangeStart w:id="76"/>
            <w:r>
              <w:t>1</w:t>
            </w:r>
            <w:commentRangeEnd w:id="76"/>
            <w:r w:rsidR="001208EE">
              <w:rPr>
                <w:rStyle w:val="CommentReference"/>
                <w:rFonts w:asciiTheme="minorHAnsi" w:eastAsiaTheme="minorHAnsi" w:hAnsiTheme="minorHAnsi" w:cstheme="minorBidi"/>
                <w:lang w:val="en-US" w:eastAsia="en-US"/>
              </w:rPr>
              <w:commentReference w:id="76"/>
            </w:r>
          </w:p>
        </w:tc>
        <w:tc>
          <w:tcPr>
            <w:tcW w:w="567" w:type="dxa"/>
            <w:gridSpan w:val="3"/>
            <w:vAlign w:val="center"/>
          </w:tcPr>
          <w:p w14:paraId="71D843FE" w14:textId="77777777" w:rsidR="44B779EB" w:rsidRDefault="44B779EB"/>
        </w:tc>
      </w:tr>
      <w:tr w:rsidR="44B779EB" w14:paraId="69DFC65B" w14:textId="77777777" w:rsidTr="52827552">
        <w:trPr>
          <w:gridAfter w:val="3"/>
          <w:wAfter w:w="1284" w:type="dxa"/>
          <w:trHeight w:val="454"/>
        </w:trPr>
        <w:tc>
          <w:tcPr>
            <w:tcW w:w="561" w:type="dxa"/>
            <w:shd w:val="clear" w:color="auto" w:fill="F2F2F2" w:themeFill="background1" w:themeFillShade="F2"/>
            <w:vAlign w:val="center"/>
          </w:tcPr>
          <w:p w14:paraId="77518A58" w14:textId="77777777" w:rsidR="44B779EB" w:rsidRDefault="44B779EB" w:rsidP="44B779EB">
            <w:pPr>
              <w:jc w:val="center"/>
            </w:pPr>
            <w:r>
              <w:t>12</w:t>
            </w:r>
          </w:p>
        </w:tc>
        <w:tc>
          <w:tcPr>
            <w:tcW w:w="4195" w:type="dxa"/>
            <w:gridSpan w:val="4"/>
            <w:shd w:val="clear" w:color="auto" w:fill="F2F2F2" w:themeFill="background1" w:themeFillShade="F2"/>
            <w:vAlign w:val="center"/>
          </w:tcPr>
          <w:p w14:paraId="7070EC2D" w14:textId="77777777" w:rsidR="44B779EB" w:rsidRDefault="44B779EB" w:rsidP="44B779EB">
            <w:pPr>
              <w:rPr>
                <w:b/>
                <w:bCs/>
              </w:rPr>
            </w:pPr>
            <w:r w:rsidRPr="44B779EB">
              <w:rPr>
                <w:b/>
                <w:bCs/>
              </w:rPr>
              <w:t># of the Deliverable(s) to be provided:</w:t>
            </w:r>
          </w:p>
        </w:tc>
        <w:tc>
          <w:tcPr>
            <w:tcW w:w="567" w:type="dxa"/>
            <w:gridSpan w:val="3"/>
            <w:vAlign w:val="center"/>
          </w:tcPr>
          <w:p w14:paraId="1B7CEFED" w14:textId="3561E043" w:rsidR="44B779EB" w:rsidRDefault="52827552">
            <w:r>
              <w:t>2</w:t>
            </w:r>
          </w:p>
        </w:tc>
        <w:tc>
          <w:tcPr>
            <w:tcW w:w="567" w:type="dxa"/>
            <w:gridSpan w:val="3"/>
            <w:vAlign w:val="center"/>
          </w:tcPr>
          <w:p w14:paraId="3C9F249B" w14:textId="77777777" w:rsidR="44B779EB" w:rsidRDefault="44B779EB"/>
        </w:tc>
      </w:tr>
    </w:tbl>
    <w:p w14:paraId="14468480" w14:textId="2B5D86F8" w:rsidR="00874473" w:rsidRDefault="00874473" w:rsidP="44B779EB">
      <w:pPr>
        <w:rPr>
          <w:sz w:val="28"/>
          <w:szCs w:val="28"/>
        </w:rPr>
      </w:pPr>
    </w:p>
    <w:p w14:paraId="16ADB0EC" w14:textId="5A255FE8" w:rsidR="52827552" w:rsidRDefault="52827552" w:rsidP="52827552">
      <w:r w:rsidRPr="52827552">
        <w:rPr>
          <w:sz w:val="28"/>
          <w:szCs w:val="28"/>
        </w:rPr>
        <w:t xml:space="preserve"> </w:t>
      </w:r>
    </w:p>
    <w:tbl>
      <w:tblPr>
        <w:tblW w:w="0" w:type="auto"/>
        <w:tblLayout w:type="fixed"/>
        <w:tblLook w:val="04A0" w:firstRow="1" w:lastRow="0" w:firstColumn="1" w:lastColumn="0" w:noHBand="0" w:noVBand="1"/>
      </w:tblPr>
      <w:tblGrid>
        <w:gridCol w:w="540"/>
        <w:gridCol w:w="2415"/>
        <w:gridCol w:w="540"/>
        <w:gridCol w:w="480"/>
        <w:gridCol w:w="360"/>
        <w:gridCol w:w="236"/>
        <w:gridCol w:w="255"/>
        <w:gridCol w:w="270"/>
        <w:gridCol w:w="236"/>
        <w:gridCol w:w="236"/>
        <w:gridCol w:w="285"/>
        <w:gridCol w:w="540"/>
        <w:gridCol w:w="495"/>
        <w:gridCol w:w="236"/>
        <w:gridCol w:w="236"/>
        <w:gridCol w:w="1125"/>
        <w:gridCol w:w="480"/>
      </w:tblGrid>
      <w:tr w:rsidR="52827552" w14:paraId="17C72D18" w14:textId="77777777" w:rsidTr="52827552">
        <w:trPr>
          <w:gridAfter w:val="13"/>
          <w:wAfter w:w="4320" w:type="dxa"/>
          <w:trHeight w:val="34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8014FBC" w14:textId="30486EF8" w:rsidR="52827552" w:rsidRDefault="52827552" w:rsidP="52827552">
            <w:pPr>
              <w:jc w:val="center"/>
            </w:pPr>
            <w:r w:rsidRPr="52827552">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35C2103" w14:textId="4AA41181" w:rsidR="52827552" w:rsidRDefault="52827552" w:rsidP="52827552">
            <w:r w:rsidRPr="52827552">
              <w:rPr>
                <w:color w:val="000000" w:themeColor="text1"/>
              </w:rPr>
              <w:t xml:space="preserve">Task #:             </w:t>
            </w:r>
          </w:p>
        </w:tc>
        <w:tc>
          <w:tcPr>
            <w:tcW w:w="10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B178C4" w14:textId="190B64FD" w:rsidR="52827552" w:rsidRDefault="52827552" w:rsidP="52827552">
            <w:pPr>
              <w:jc w:val="center"/>
            </w:pPr>
            <w:r w:rsidRPr="52827552">
              <w:rPr>
                <w:lang w:val="en-US"/>
              </w:rPr>
              <w:t>2</w:t>
            </w:r>
          </w:p>
        </w:tc>
      </w:tr>
      <w:tr w:rsidR="52827552" w14:paraId="7084A75B" w14:textId="77777777" w:rsidTr="52827552">
        <w:trPr>
          <w:trHeight w:val="390"/>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D974D8B" w14:textId="2BB81A66" w:rsidR="52827552" w:rsidRDefault="52827552" w:rsidP="52827552">
            <w:pPr>
              <w:jc w:val="center"/>
            </w:pPr>
            <w:r w:rsidRPr="52827552">
              <w:rPr>
                <w:color w:val="000000" w:themeColor="text1"/>
              </w:rPr>
              <w:t>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FB34561" w14:textId="550F3F60" w:rsidR="52827552" w:rsidRDefault="52827552" w:rsidP="52827552">
            <w:r w:rsidRPr="52827552">
              <w:rPr>
                <w:color w:val="000000" w:themeColor="text1"/>
              </w:rPr>
              <w:t>Task name:</w:t>
            </w:r>
          </w:p>
        </w:tc>
        <w:tc>
          <w:tcPr>
            <w:tcW w:w="5340" w:type="dxa"/>
            <w:gridSpan w:val="15"/>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33090D" w14:textId="505EB705" w:rsidR="52827552" w:rsidRDefault="52827552" w:rsidP="52827552">
            <w:pPr>
              <w:rPr>
                <w:lang w:val="en-US"/>
              </w:rPr>
            </w:pPr>
            <w:r w:rsidRPr="52827552">
              <w:rPr>
                <w:lang w:val="en-US"/>
              </w:rPr>
              <w:t>System Design and Testing specification</w:t>
            </w:r>
          </w:p>
        </w:tc>
      </w:tr>
      <w:tr w:rsidR="52827552" w14:paraId="6DA6490F" w14:textId="77777777" w:rsidTr="52827552">
        <w:trPr>
          <w:gridAfter w:val="4"/>
          <w:wAfter w:w="1845" w:type="dxa"/>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0D13FCB" w14:textId="63D38116" w:rsidR="52827552" w:rsidRDefault="52827552" w:rsidP="52827552">
            <w:pPr>
              <w:jc w:val="center"/>
            </w:pPr>
            <w:r w:rsidRPr="52827552">
              <w:rPr>
                <w:color w:val="000000" w:themeColor="text1"/>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C67F5A9" w14:textId="07721C0F" w:rsidR="52827552" w:rsidRDefault="52827552" w:rsidP="52827552">
            <w:r w:rsidRPr="52827552">
              <w:rPr>
                <w:color w:val="000000" w:themeColor="text1"/>
              </w:rPr>
              <w:t>Company taking part in task (mark with “x”)</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9F2E476" w14:textId="493B3813" w:rsidR="52827552" w:rsidRDefault="52827552" w:rsidP="52827552">
            <w:pPr>
              <w:tabs>
                <w:tab w:val="left" w:pos="678"/>
              </w:tabs>
              <w:jc w:val="center"/>
            </w:pPr>
            <w:r w:rsidRPr="52827552">
              <w:rPr>
                <w:color w:val="000000" w:themeColor="text1"/>
              </w:rPr>
              <w:t>IL:</w:t>
            </w:r>
          </w:p>
        </w:tc>
        <w:tc>
          <w:tcPr>
            <w:tcW w:w="480" w:type="dxa"/>
            <w:tcBorders>
              <w:top w:val="nil"/>
              <w:left w:val="single" w:sz="8" w:space="0" w:color="000000" w:themeColor="text1"/>
              <w:bottom w:val="single" w:sz="8" w:space="0" w:color="000000" w:themeColor="text1"/>
              <w:right w:val="single" w:sz="8" w:space="0" w:color="000000" w:themeColor="text1"/>
            </w:tcBorders>
            <w:vAlign w:val="center"/>
          </w:tcPr>
          <w:p w14:paraId="3AB97740" w14:textId="55E1CB1C" w:rsidR="52827552" w:rsidRDefault="52827552" w:rsidP="52827552">
            <w:pPr>
              <w:tabs>
                <w:tab w:val="left" w:pos="678"/>
              </w:tabs>
              <w:jc w:val="center"/>
            </w:pPr>
            <w:r w:rsidRPr="52827552">
              <w:rPr>
                <w:lang w:val="en-US"/>
              </w:rPr>
              <w:t xml:space="preserve"> </w:t>
            </w:r>
          </w:p>
        </w:tc>
        <w:tc>
          <w:tcPr>
            <w:tcW w:w="630" w:type="dxa"/>
            <w:gridSpan w:val="3"/>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41943E9" w14:textId="513381BE" w:rsidR="52827552" w:rsidRDefault="52827552" w:rsidP="52827552">
            <w:pPr>
              <w:tabs>
                <w:tab w:val="left" w:pos="678"/>
              </w:tabs>
              <w:jc w:val="center"/>
            </w:pPr>
            <w:r w:rsidRPr="52827552">
              <w:rPr>
                <w:color w:val="000000" w:themeColor="text1"/>
              </w:rPr>
              <w:t>US:</w:t>
            </w:r>
          </w:p>
        </w:tc>
        <w:tc>
          <w:tcPr>
            <w:tcW w:w="525" w:type="dxa"/>
            <w:gridSpan w:val="3"/>
            <w:tcBorders>
              <w:top w:val="nil"/>
              <w:left w:val="nil"/>
              <w:bottom w:val="single" w:sz="8" w:space="0" w:color="000000" w:themeColor="text1"/>
              <w:right w:val="single" w:sz="8" w:space="0" w:color="000000" w:themeColor="text1"/>
            </w:tcBorders>
            <w:vAlign w:val="center"/>
          </w:tcPr>
          <w:p w14:paraId="7B5A59FC" w14:textId="3FF7FCCE" w:rsidR="52827552" w:rsidRDefault="52827552" w:rsidP="52827552">
            <w:pPr>
              <w:tabs>
                <w:tab w:val="left" w:pos="678"/>
              </w:tabs>
              <w:jc w:val="center"/>
            </w:pPr>
          </w:p>
        </w:tc>
        <w:tc>
          <w:tcPr>
            <w:tcW w:w="825" w:type="dxa"/>
            <w:gridSpan w:val="2"/>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06A7E64B" w14:textId="13763E5D" w:rsidR="52827552" w:rsidRDefault="52827552" w:rsidP="52827552">
            <w:pPr>
              <w:tabs>
                <w:tab w:val="left" w:pos="678"/>
              </w:tabs>
              <w:jc w:val="center"/>
            </w:pPr>
            <w:r w:rsidRPr="52827552">
              <w:rPr>
                <w:color w:val="000000" w:themeColor="text1"/>
              </w:rPr>
              <w:t>Both:</w:t>
            </w:r>
          </w:p>
        </w:tc>
        <w:tc>
          <w:tcPr>
            <w:tcW w:w="495" w:type="dxa"/>
            <w:tcBorders>
              <w:top w:val="nil"/>
              <w:left w:val="nil"/>
              <w:bottom w:val="single" w:sz="8" w:space="0" w:color="000000" w:themeColor="text1"/>
              <w:right w:val="single" w:sz="8" w:space="0" w:color="000000" w:themeColor="text1"/>
            </w:tcBorders>
            <w:vAlign w:val="center"/>
          </w:tcPr>
          <w:p w14:paraId="64AF508A" w14:textId="4256C020" w:rsidR="52827552" w:rsidRDefault="52827552" w:rsidP="52827552">
            <w:pPr>
              <w:tabs>
                <w:tab w:val="left" w:pos="678"/>
              </w:tabs>
              <w:jc w:val="center"/>
            </w:pPr>
            <w:r w:rsidRPr="52827552">
              <w:t xml:space="preserve"> X</w:t>
            </w:r>
          </w:p>
        </w:tc>
      </w:tr>
      <w:tr w:rsidR="52827552" w14:paraId="33E47EF6" w14:textId="77777777" w:rsidTr="52827552">
        <w:trPr>
          <w:gridAfter w:val="13"/>
          <w:wAfter w:w="4320" w:type="dxa"/>
          <w:trHeight w:val="34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E3545A6" w14:textId="5AB34011" w:rsidR="52827552" w:rsidRDefault="52827552" w:rsidP="52827552">
            <w:pPr>
              <w:jc w:val="center"/>
            </w:pPr>
            <w:r w:rsidRPr="52827552">
              <w:rPr>
                <w:color w:val="000000" w:themeColor="text1"/>
              </w:rPr>
              <w:t>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A15F200" w14:textId="6CD46473" w:rsidR="52827552" w:rsidRDefault="52827552" w:rsidP="52827552">
            <w:r w:rsidRPr="52827552">
              <w:rPr>
                <w:color w:val="000000" w:themeColor="text1"/>
              </w:rPr>
              <w:t>Task duration (days):</w:t>
            </w:r>
          </w:p>
        </w:tc>
        <w:tc>
          <w:tcPr>
            <w:tcW w:w="10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723828" w14:textId="27EEBA0B" w:rsidR="52827552" w:rsidRDefault="52827552" w:rsidP="52827552">
            <w:pPr>
              <w:jc w:val="center"/>
            </w:pPr>
            <w:r w:rsidRPr="52827552">
              <w:rPr>
                <w:b/>
                <w:bCs/>
                <w:lang w:val="en-US"/>
              </w:rPr>
              <w:t>60</w:t>
            </w:r>
          </w:p>
        </w:tc>
      </w:tr>
      <w:tr w:rsidR="52827552" w14:paraId="4EC55C97" w14:textId="77777777" w:rsidTr="52827552">
        <w:trPr>
          <w:gridAfter w:val="1"/>
          <w:wAfter w:w="480" w:type="dxa"/>
          <w:trHeight w:val="390"/>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FDB2D92" w14:textId="698535A4" w:rsidR="52827552" w:rsidRDefault="52827552" w:rsidP="52827552">
            <w:pPr>
              <w:jc w:val="center"/>
            </w:pPr>
            <w:r w:rsidRPr="52827552">
              <w:rPr>
                <w:color w:val="000000" w:themeColor="text1"/>
              </w:rPr>
              <w:t>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8C67EA2" w14:textId="2C78350D" w:rsidR="52827552" w:rsidRDefault="52827552" w:rsidP="52827552">
            <w:r w:rsidRPr="52827552">
              <w:rPr>
                <w:color w:val="000000" w:themeColor="text1"/>
              </w:rPr>
              <w:t>Start date (DD/MM/YY):</w:t>
            </w:r>
          </w:p>
        </w:tc>
        <w:tc>
          <w:tcPr>
            <w:tcW w:w="139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C029DF" w14:textId="2D6DB72D" w:rsidR="52827552" w:rsidRDefault="52827552" w:rsidP="52827552">
            <w:pPr>
              <w:jc w:val="center"/>
            </w:pPr>
            <w:r w:rsidRPr="52827552">
              <w:t xml:space="preserve"> </w:t>
            </w:r>
          </w:p>
        </w:tc>
        <w:tc>
          <w:tcPr>
            <w:tcW w:w="2340" w:type="dxa"/>
            <w:gridSpan w:val="9"/>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7CFFD109" w14:textId="02DC1E8D" w:rsidR="52827552" w:rsidRDefault="52827552" w:rsidP="52827552">
            <w:r w:rsidRPr="52827552">
              <w:rPr>
                <w:color w:val="000000" w:themeColor="text1"/>
              </w:rPr>
              <w:t>End date (DD/MM/YY):</w:t>
            </w:r>
          </w:p>
        </w:tc>
        <w:tc>
          <w:tcPr>
            <w:tcW w:w="1125" w:type="dxa"/>
            <w:tcBorders>
              <w:top w:val="single" w:sz="8" w:space="0" w:color="000000" w:themeColor="text1"/>
              <w:left w:val="nil"/>
              <w:bottom w:val="single" w:sz="8" w:space="0" w:color="000000" w:themeColor="text1"/>
              <w:right w:val="single" w:sz="8" w:space="0" w:color="000000" w:themeColor="text1"/>
            </w:tcBorders>
            <w:vAlign w:val="center"/>
          </w:tcPr>
          <w:p w14:paraId="48C9C2F2" w14:textId="50C24066" w:rsidR="52827552" w:rsidRDefault="52827552" w:rsidP="52827552">
            <w:pPr>
              <w:jc w:val="center"/>
            </w:pPr>
            <w:r w:rsidRPr="52827552">
              <w:t xml:space="preserve"> </w:t>
            </w:r>
          </w:p>
        </w:tc>
      </w:tr>
      <w:tr w:rsidR="52827552" w14:paraId="1487A775" w14:textId="77777777" w:rsidTr="52827552">
        <w:trPr>
          <w:trHeight w:val="34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55BC17B" w14:textId="71878CF2" w:rsidR="52827552" w:rsidRDefault="52827552" w:rsidP="52827552">
            <w:pPr>
              <w:jc w:val="center"/>
            </w:pPr>
            <w:r w:rsidRPr="52827552">
              <w:rPr>
                <w:color w:val="000000" w:themeColor="text1"/>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D241C37" w14:textId="1A86BA0B" w:rsidR="52827552" w:rsidRDefault="52827552" w:rsidP="52827552">
            <w:r w:rsidRPr="52827552">
              <w:rPr>
                <w:color w:val="000000" w:themeColor="text1"/>
              </w:rPr>
              <w:t>Company name:</w:t>
            </w:r>
          </w:p>
        </w:tc>
        <w:tc>
          <w:tcPr>
            <w:tcW w:w="210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055A01" w14:textId="301EC69D" w:rsidR="52827552" w:rsidRDefault="52827552" w:rsidP="52827552">
            <w:pPr>
              <w:jc w:val="center"/>
            </w:pPr>
            <w:r w:rsidRPr="52827552">
              <w:rPr>
                <w:b/>
                <w:bCs/>
              </w:rPr>
              <w:t>[IL]</w:t>
            </w:r>
          </w:p>
        </w:tc>
        <w:tc>
          <w:tcPr>
            <w:tcW w:w="1500" w:type="dxa"/>
            <w:gridSpan w:val="5"/>
            <w:tcBorders>
              <w:top w:val="nil"/>
              <w:left w:val="nil"/>
              <w:bottom w:val="single" w:sz="8" w:space="0" w:color="000000" w:themeColor="text1"/>
              <w:right w:val="single" w:sz="8" w:space="0" w:color="000000" w:themeColor="text1"/>
            </w:tcBorders>
            <w:vAlign w:val="center"/>
          </w:tcPr>
          <w:p w14:paraId="6AF0D5E2" w14:textId="511FCEB7" w:rsidR="52827552" w:rsidRDefault="52827552" w:rsidP="52827552">
            <w:pPr>
              <w:jc w:val="center"/>
            </w:pPr>
            <w:r w:rsidRPr="52827552">
              <w:rPr>
                <w:b/>
                <w:bCs/>
              </w:rPr>
              <w:t>[US]</w:t>
            </w:r>
          </w:p>
        </w:tc>
        <w:tc>
          <w:tcPr>
            <w:tcW w:w="1740" w:type="dxa"/>
            <w:gridSpan w:val="3"/>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52041AA0" w14:textId="08051D69" w:rsidR="52827552" w:rsidRDefault="52827552" w:rsidP="52827552">
            <w:pPr>
              <w:jc w:val="center"/>
            </w:pPr>
            <w:r w:rsidRPr="52827552">
              <w:rPr>
                <w:b/>
                <w:bCs/>
                <w:color w:val="000000" w:themeColor="text1"/>
              </w:rPr>
              <w:t>Total</w:t>
            </w:r>
          </w:p>
        </w:tc>
      </w:tr>
      <w:tr w:rsidR="52827552" w14:paraId="3338CBC1" w14:textId="77777777" w:rsidTr="52827552">
        <w:trPr>
          <w:trHeight w:val="34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1129C4B" w14:textId="28C5617A" w:rsidR="52827552" w:rsidRDefault="52827552" w:rsidP="52827552">
            <w:pPr>
              <w:jc w:val="center"/>
            </w:pPr>
            <w:r w:rsidRPr="52827552">
              <w:rPr>
                <w:color w:val="000000" w:themeColor="text1"/>
              </w:rPr>
              <w:lastRenderedPageBreak/>
              <w:t>7</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91D1B6F" w14:textId="19946D23" w:rsidR="52827552" w:rsidRDefault="52827552" w:rsidP="52827552">
            <w:r w:rsidRPr="52827552">
              <w:rPr>
                <w:color w:val="000000" w:themeColor="text1"/>
              </w:rPr>
              <w:t>Task budget (K$):</w:t>
            </w:r>
          </w:p>
        </w:tc>
        <w:tc>
          <w:tcPr>
            <w:tcW w:w="210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D9D22A" w14:textId="619457D6" w:rsidR="52827552" w:rsidRDefault="52827552" w:rsidP="52827552">
            <w:pPr>
              <w:jc w:val="center"/>
            </w:pPr>
            <w:r w:rsidRPr="52827552">
              <w:t xml:space="preserve"> </w:t>
            </w:r>
          </w:p>
        </w:tc>
        <w:tc>
          <w:tcPr>
            <w:tcW w:w="1500" w:type="dxa"/>
            <w:gridSpan w:val="5"/>
            <w:tcBorders>
              <w:top w:val="single" w:sz="8" w:space="0" w:color="000000" w:themeColor="text1"/>
              <w:left w:val="nil"/>
              <w:bottom w:val="single" w:sz="8" w:space="0" w:color="000000" w:themeColor="text1"/>
              <w:right w:val="single" w:sz="8" w:space="0" w:color="000000" w:themeColor="text1"/>
            </w:tcBorders>
            <w:vAlign w:val="center"/>
          </w:tcPr>
          <w:p w14:paraId="7B030EE8" w14:textId="6530898F" w:rsidR="52827552" w:rsidRDefault="52827552" w:rsidP="52827552">
            <w:pPr>
              <w:jc w:val="center"/>
            </w:pPr>
            <w:r w:rsidRPr="52827552">
              <w:t xml:space="preserve"> </w:t>
            </w:r>
          </w:p>
        </w:tc>
        <w:tc>
          <w:tcPr>
            <w:tcW w:w="1740"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5989BE75" w14:textId="7C3A7549" w:rsidR="52827552" w:rsidRDefault="52827552" w:rsidP="52827552">
            <w:pPr>
              <w:jc w:val="center"/>
            </w:pPr>
            <w:r w:rsidRPr="52827552">
              <w:t xml:space="preserve"> </w:t>
            </w:r>
          </w:p>
        </w:tc>
      </w:tr>
      <w:tr w:rsidR="52827552" w14:paraId="5E862B5B" w14:textId="77777777" w:rsidTr="52827552">
        <w:trPr>
          <w:trHeight w:val="34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2456F09" w14:textId="3DA2789C" w:rsidR="52827552" w:rsidRDefault="52827552" w:rsidP="52827552">
            <w:pPr>
              <w:jc w:val="center"/>
            </w:pPr>
            <w:r w:rsidRPr="52827552">
              <w:rPr>
                <w:color w:val="000000" w:themeColor="text1"/>
              </w:rPr>
              <w:t>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EFD99C8" w14:textId="10A1BEB1" w:rsidR="52827552" w:rsidRDefault="52827552" w:rsidP="52827552">
            <w:r w:rsidRPr="52827552">
              <w:rPr>
                <w:color w:val="000000" w:themeColor="text1"/>
              </w:rPr>
              <w:t>Task budget (% of total):</w:t>
            </w:r>
          </w:p>
        </w:tc>
        <w:tc>
          <w:tcPr>
            <w:tcW w:w="210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6E4F63" w14:textId="0E10F78A" w:rsidR="52827552" w:rsidRDefault="52827552" w:rsidP="52827552">
            <w:pPr>
              <w:jc w:val="center"/>
            </w:pPr>
            <w:r w:rsidRPr="52827552">
              <w:t>%</w:t>
            </w:r>
          </w:p>
        </w:tc>
        <w:tc>
          <w:tcPr>
            <w:tcW w:w="1500" w:type="dxa"/>
            <w:gridSpan w:val="5"/>
            <w:tcBorders>
              <w:top w:val="single" w:sz="8" w:space="0" w:color="000000" w:themeColor="text1"/>
              <w:left w:val="nil"/>
              <w:bottom w:val="single" w:sz="8" w:space="0" w:color="000000" w:themeColor="text1"/>
              <w:right w:val="single" w:sz="8" w:space="0" w:color="000000" w:themeColor="text1"/>
            </w:tcBorders>
            <w:vAlign w:val="center"/>
          </w:tcPr>
          <w:p w14:paraId="58D8D163" w14:textId="4DBDB306" w:rsidR="52827552" w:rsidRDefault="52827552" w:rsidP="52827552">
            <w:pPr>
              <w:jc w:val="center"/>
            </w:pPr>
            <w:r w:rsidRPr="52827552">
              <w:t>%</w:t>
            </w:r>
          </w:p>
        </w:tc>
        <w:tc>
          <w:tcPr>
            <w:tcW w:w="1740"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1EBC6BFA" w14:textId="66D4E6F1" w:rsidR="52827552" w:rsidRDefault="52827552" w:rsidP="52827552">
            <w:pPr>
              <w:jc w:val="center"/>
            </w:pPr>
            <w:r w:rsidRPr="52827552">
              <w:rPr>
                <w:color w:val="000000" w:themeColor="text1"/>
              </w:rPr>
              <w:t>100%</w:t>
            </w:r>
          </w:p>
        </w:tc>
      </w:tr>
      <w:tr w:rsidR="52827552" w14:paraId="0B60022E" w14:textId="77777777" w:rsidTr="52827552">
        <w:trPr>
          <w:trHeight w:val="555"/>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0FCD3DD" w14:textId="014489B9" w:rsidR="52827552" w:rsidRDefault="52827552" w:rsidP="52827552">
            <w:pPr>
              <w:jc w:val="center"/>
            </w:pPr>
            <w:r w:rsidRPr="52827552">
              <w:rPr>
                <w:color w:val="000000" w:themeColor="text1"/>
              </w:rPr>
              <w:t>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23145C0" w14:textId="4D52BCD3" w:rsidR="52827552" w:rsidRDefault="52827552" w:rsidP="52827552">
            <w:r w:rsidRPr="52827552">
              <w:rPr>
                <w:b/>
                <w:bCs/>
                <w:color w:val="000000" w:themeColor="text1"/>
              </w:rPr>
              <w:t>Objective of task:</w:t>
            </w:r>
          </w:p>
        </w:tc>
        <w:tc>
          <w:tcPr>
            <w:tcW w:w="5340" w:type="dxa"/>
            <w:gridSpan w:val="15"/>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FCAA83" w14:textId="084E4499" w:rsidR="52827552" w:rsidRDefault="52827552" w:rsidP="52827552">
            <w:pPr>
              <w:rPr>
                <w:lang w:val="en-US"/>
              </w:rPr>
            </w:pPr>
            <w:r w:rsidRPr="52827552">
              <w:rPr>
                <w:lang w:val="en-US"/>
              </w:rPr>
              <w:t>Complete the design phase and detailing the tests</w:t>
            </w:r>
          </w:p>
        </w:tc>
      </w:tr>
      <w:tr w:rsidR="52827552" w14:paraId="6FAADF6C" w14:textId="77777777" w:rsidTr="52827552">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2CE2D52" w14:textId="7FF823D1" w:rsidR="52827552" w:rsidRDefault="52827552" w:rsidP="52827552">
            <w:pPr>
              <w:jc w:val="center"/>
            </w:pPr>
            <w:r w:rsidRPr="52827552">
              <w:rPr>
                <w:color w:val="000000" w:themeColor="text1"/>
              </w:rPr>
              <w:t>10</w:t>
            </w:r>
          </w:p>
        </w:tc>
        <w:tc>
          <w:tcPr>
            <w:tcW w:w="7755" w:type="dxa"/>
            <w:gridSpan w:val="1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4B1EE9A" w14:textId="46818D39" w:rsidR="52827552" w:rsidRDefault="52827552" w:rsidP="52827552">
            <w:pPr>
              <w:jc w:val="center"/>
            </w:pPr>
            <w:r w:rsidRPr="52827552">
              <w:rPr>
                <w:b/>
                <w:bCs/>
                <w:color w:val="000000" w:themeColor="text1"/>
              </w:rPr>
              <w:t>Task Description</w:t>
            </w:r>
          </w:p>
        </w:tc>
      </w:tr>
      <w:tr w:rsidR="52827552" w14:paraId="0F02387A" w14:textId="77777777" w:rsidTr="52827552">
        <w:trPr>
          <w:trHeight w:val="855"/>
        </w:trPr>
        <w:tc>
          <w:tcPr>
            <w:tcW w:w="8295" w:type="dxa"/>
            <w:gridSpan w:val="1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82C3AB" w14:textId="7A519186" w:rsidR="52827552" w:rsidRDefault="52827552" w:rsidP="52827552">
            <w:pPr>
              <w:rPr>
                <w:lang w:val="en-US"/>
              </w:rPr>
            </w:pPr>
            <w:r w:rsidRPr="52827552">
              <w:rPr>
                <w:lang w:val="en-US"/>
              </w:rPr>
              <w:t xml:space="preserve"> Based on the requirement specification, the test plan, and the technological algorithm we will create the system design and specify the tests making sure that all functional and </w:t>
            </w:r>
            <w:proofErr w:type="spellStart"/>
            <w:proofErr w:type="gramStart"/>
            <w:r w:rsidRPr="52827552">
              <w:rPr>
                <w:lang w:val="en-US"/>
              </w:rPr>
              <w:t>non functional</w:t>
            </w:r>
            <w:proofErr w:type="spellEnd"/>
            <w:proofErr w:type="gramEnd"/>
            <w:r w:rsidRPr="52827552">
              <w:rPr>
                <w:lang w:val="en-US"/>
              </w:rPr>
              <w:t xml:space="preserve"> requirements are tested.</w:t>
            </w:r>
          </w:p>
        </w:tc>
      </w:tr>
      <w:tr w:rsidR="52827552" w14:paraId="6A2434E3" w14:textId="77777777" w:rsidTr="52827552">
        <w:trPr>
          <w:gridAfter w:val="6"/>
          <w:wAfter w:w="2880" w:type="dxa"/>
          <w:trHeight w:val="450"/>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FDE9797" w14:textId="47F8A6DE" w:rsidR="52827552" w:rsidRDefault="52827552" w:rsidP="52827552">
            <w:pPr>
              <w:jc w:val="center"/>
            </w:pPr>
            <w:r w:rsidRPr="52827552">
              <w:rPr>
                <w:color w:val="000000" w:themeColor="text1"/>
              </w:rPr>
              <w:t>11</w:t>
            </w:r>
          </w:p>
        </w:tc>
        <w:tc>
          <w:tcPr>
            <w:tcW w:w="3795" w:type="dxa"/>
            <w:gridSpan w:val="4"/>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EBEBEBD" w14:textId="1A87313E" w:rsidR="52827552" w:rsidRDefault="52827552" w:rsidP="52827552">
            <w:r w:rsidRPr="52827552">
              <w:rPr>
                <w:b/>
                <w:bCs/>
                <w:color w:val="000000" w:themeColor="text1"/>
              </w:rPr>
              <w:t># of the Milestone(s) to be reached:</w:t>
            </w:r>
          </w:p>
        </w:tc>
        <w:tc>
          <w:tcPr>
            <w:tcW w:w="540" w:type="dxa"/>
            <w:gridSpan w:val="3"/>
            <w:tcBorders>
              <w:top w:val="nil"/>
              <w:left w:val="nil"/>
              <w:bottom w:val="single" w:sz="8" w:space="0" w:color="000000" w:themeColor="text1"/>
              <w:right w:val="single" w:sz="8" w:space="0" w:color="000000" w:themeColor="text1"/>
            </w:tcBorders>
            <w:vAlign w:val="center"/>
          </w:tcPr>
          <w:p w14:paraId="0BDC5DE2" w14:textId="78BFA76A" w:rsidR="52827552" w:rsidRDefault="52827552" w:rsidP="52827552">
            <w:r w:rsidRPr="52827552">
              <w:t xml:space="preserve"> 2</w:t>
            </w:r>
          </w:p>
        </w:tc>
        <w:tc>
          <w:tcPr>
            <w:tcW w:w="540" w:type="dxa"/>
            <w:gridSpan w:val="3"/>
            <w:tcBorders>
              <w:top w:val="nil"/>
              <w:left w:val="nil"/>
              <w:bottom w:val="single" w:sz="8" w:space="0" w:color="000000" w:themeColor="text1"/>
              <w:right w:val="single" w:sz="8" w:space="0" w:color="000000" w:themeColor="text1"/>
            </w:tcBorders>
            <w:vAlign w:val="center"/>
          </w:tcPr>
          <w:p w14:paraId="773C56BC" w14:textId="2A48B844" w:rsidR="52827552" w:rsidRDefault="52827552" w:rsidP="52827552">
            <w:r w:rsidRPr="52827552">
              <w:t xml:space="preserve"> </w:t>
            </w:r>
          </w:p>
        </w:tc>
      </w:tr>
      <w:tr w:rsidR="52827552" w14:paraId="0E8CEDED" w14:textId="77777777" w:rsidTr="52827552">
        <w:trPr>
          <w:gridAfter w:val="6"/>
          <w:wAfter w:w="2880" w:type="dxa"/>
          <w:trHeight w:val="450"/>
        </w:trPr>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65883EA" w14:textId="7DCAC9AE" w:rsidR="52827552" w:rsidRDefault="52827552" w:rsidP="52827552">
            <w:pPr>
              <w:jc w:val="center"/>
            </w:pPr>
            <w:r w:rsidRPr="52827552">
              <w:rPr>
                <w:color w:val="000000" w:themeColor="text1"/>
              </w:rPr>
              <w:t>12</w:t>
            </w:r>
          </w:p>
        </w:tc>
        <w:tc>
          <w:tcPr>
            <w:tcW w:w="379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8EC1469" w14:textId="354B0B9B" w:rsidR="52827552" w:rsidRDefault="52827552" w:rsidP="52827552">
            <w:r w:rsidRPr="52827552">
              <w:rPr>
                <w:b/>
                <w:bCs/>
                <w:color w:val="000000" w:themeColor="text1"/>
              </w:rPr>
              <w:t># of the Deliverable(s) to be provided:</w:t>
            </w:r>
          </w:p>
        </w:tc>
        <w:tc>
          <w:tcPr>
            <w:tcW w:w="540"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777CEC79" w14:textId="0DD601C9" w:rsidR="52827552" w:rsidRDefault="52827552" w:rsidP="52827552">
            <w:r w:rsidRPr="52827552">
              <w:t xml:space="preserve"> 2</w:t>
            </w:r>
          </w:p>
        </w:tc>
        <w:tc>
          <w:tcPr>
            <w:tcW w:w="540"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1AF6EB45" w14:textId="7C2C2F3F" w:rsidR="52827552" w:rsidRDefault="52827552" w:rsidP="52827552">
            <w:r w:rsidRPr="52827552">
              <w:t xml:space="preserve"> </w:t>
            </w:r>
          </w:p>
        </w:tc>
      </w:tr>
      <w:tr w:rsidR="52827552" w14:paraId="16E7290F" w14:textId="77777777" w:rsidTr="52827552">
        <w:tc>
          <w:tcPr>
            <w:tcW w:w="540" w:type="dxa"/>
            <w:tcBorders>
              <w:top w:val="single" w:sz="8" w:space="0" w:color="000000" w:themeColor="text1"/>
              <w:left w:val="nil"/>
              <w:bottom w:val="nil"/>
              <w:right w:val="nil"/>
            </w:tcBorders>
            <w:vAlign w:val="center"/>
          </w:tcPr>
          <w:p w14:paraId="0E608A83" w14:textId="64ADD172" w:rsidR="52827552" w:rsidRDefault="52827552"/>
        </w:tc>
        <w:tc>
          <w:tcPr>
            <w:tcW w:w="2415" w:type="dxa"/>
            <w:tcBorders>
              <w:top w:val="single" w:sz="8" w:space="0" w:color="000000" w:themeColor="text1"/>
              <w:left w:val="nil"/>
              <w:bottom w:val="nil"/>
              <w:right w:val="nil"/>
            </w:tcBorders>
            <w:vAlign w:val="center"/>
          </w:tcPr>
          <w:p w14:paraId="76C72B2B" w14:textId="51350188" w:rsidR="52827552" w:rsidRDefault="52827552"/>
        </w:tc>
        <w:tc>
          <w:tcPr>
            <w:tcW w:w="540" w:type="dxa"/>
            <w:tcBorders>
              <w:top w:val="nil"/>
              <w:left w:val="nil"/>
              <w:bottom w:val="nil"/>
              <w:right w:val="nil"/>
            </w:tcBorders>
            <w:vAlign w:val="center"/>
          </w:tcPr>
          <w:p w14:paraId="59FA0AB8" w14:textId="4708DC35" w:rsidR="52827552" w:rsidRDefault="52827552"/>
        </w:tc>
        <w:tc>
          <w:tcPr>
            <w:tcW w:w="480" w:type="dxa"/>
            <w:tcBorders>
              <w:top w:val="nil"/>
              <w:left w:val="nil"/>
              <w:bottom w:val="nil"/>
              <w:right w:val="nil"/>
            </w:tcBorders>
            <w:vAlign w:val="center"/>
          </w:tcPr>
          <w:p w14:paraId="1897A356" w14:textId="6B87B11D" w:rsidR="52827552" w:rsidRDefault="52827552"/>
        </w:tc>
        <w:tc>
          <w:tcPr>
            <w:tcW w:w="360" w:type="dxa"/>
            <w:tcBorders>
              <w:top w:val="nil"/>
              <w:left w:val="nil"/>
              <w:bottom w:val="nil"/>
              <w:right w:val="nil"/>
            </w:tcBorders>
            <w:vAlign w:val="center"/>
          </w:tcPr>
          <w:p w14:paraId="172CE3DD" w14:textId="6FE6621E" w:rsidR="52827552" w:rsidRDefault="52827552"/>
        </w:tc>
        <w:tc>
          <w:tcPr>
            <w:tcW w:w="15" w:type="dxa"/>
            <w:tcBorders>
              <w:top w:val="single" w:sz="8" w:space="0" w:color="000000" w:themeColor="text1"/>
              <w:left w:val="nil"/>
              <w:bottom w:val="nil"/>
              <w:right w:val="nil"/>
            </w:tcBorders>
            <w:vAlign w:val="center"/>
          </w:tcPr>
          <w:p w14:paraId="6D2E1FEC" w14:textId="11C855A1" w:rsidR="52827552" w:rsidRDefault="52827552"/>
        </w:tc>
        <w:tc>
          <w:tcPr>
            <w:tcW w:w="255" w:type="dxa"/>
            <w:tcBorders>
              <w:top w:val="nil"/>
              <w:left w:val="nil"/>
              <w:bottom w:val="nil"/>
              <w:right w:val="nil"/>
            </w:tcBorders>
            <w:vAlign w:val="center"/>
          </w:tcPr>
          <w:p w14:paraId="5BA37E8D" w14:textId="7B443C5A" w:rsidR="52827552" w:rsidRDefault="52827552"/>
        </w:tc>
        <w:tc>
          <w:tcPr>
            <w:tcW w:w="270" w:type="dxa"/>
            <w:tcBorders>
              <w:top w:val="nil"/>
              <w:left w:val="nil"/>
              <w:bottom w:val="nil"/>
              <w:right w:val="nil"/>
            </w:tcBorders>
            <w:vAlign w:val="center"/>
          </w:tcPr>
          <w:p w14:paraId="41EA612D" w14:textId="596FB541" w:rsidR="52827552" w:rsidRDefault="52827552"/>
        </w:tc>
        <w:tc>
          <w:tcPr>
            <w:tcW w:w="180" w:type="dxa"/>
            <w:tcBorders>
              <w:top w:val="single" w:sz="8" w:space="0" w:color="000000" w:themeColor="text1"/>
              <w:left w:val="nil"/>
              <w:bottom w:val="nil"/>
              <w:right w:val="nil"/>
            </w:tcBorders>
            <w:vAlign w:val="center"/>
          </w:tcPr>
          <w:p w14:paraId="2B767C08" w14:textId="0DBD718B" w:rsidR="52827552" w:rsidRDefault="52827552"/>
        </w:tc>
        <w:tc>
          <w:tcPr>
            <w:tcW w:w="75" w:type="dxa"/>
            <w:tcBorders>
              <w:top w:val="nil"/>
              <w:left w:val="nil"/>
              <w:bottom w:val="nil"/>
              <w:right w:val="nil"/>
            </w:tcBorders>
            <w:vAlign w:val="center"/>
          </w:tcPr>
          <w:p w14:paraId="058C3196" w14:textId="256C7AA9" w:rsidR="52827552" w:rsidRDefault="52827552"/>
        </w:tc>
        <w:tc>
          <w:tcPr>
            <w:tcW w:w="285" w:type="dxa"/>
            <w:tcBorders>
              <w:top w:val="nil"/>
              <w:left w:val="nil"/>
              <w:bottom w:val="nil"/>
              <w:right w:val="nil"/>
            </w:tcBorders>
            <w:vAlign w:val="center"/>
          </w:tcPr>
          <w:p w14:paraId="0F192205" w14:textId="70B83C2D" w:rsidR="52827552" w:rsidRDefault="52827552"/>
        </w:tc>
        <w:tc>
          <w:tcPr>
            <w:tcW w:w="540" w:type="dxa"/>
            <w:tcBorders>
              <w:top w:val="nil"/>
              <w:left w:val="nil"/>
              <w:bottom w:val="nil"/>
              <w:right w:val="nil"/>
            </w:tcBorders>
            <w:vAlign w:val="center"/>
          </w:tcPr>
          <w:p w14:paraId="23D5109C" w14:textId="5FAFBBA8" w:rsidR="52827552" w:rsidRDefault="52827552"/>
        </w:tc>
        <w:tc>
          <w:tcPr>
            <w:tcW w:w="495" w:type="dxa"/>
            <w:tcBorders>
              <w:top w:val="nil"/>
              <w:left w:val="nil"/>
              <w:bottom w:val="nil"/>
              <w:right w:val="nil"/>
            </w:tcBorders>
            <w:vAlign w:val="center"/>
          </w:tcPr>
          <w:p w14:paraId="5F189B4C" w14:textId="06DE597A" w:rsidR="52827552" w:rsidRDefault="52827552"/>
        </w:tc>
        <w:tc>
          <w:tcPr>
            <w:tcW w:w="105" w:type="dxa"/>
            <w:tcBorders>
              <w:top w:val="nil"/>
              <w:left w:val="nil"/>
              <w:bottom w:val="nil"/>
              <w:right w:val="nil"/>
            </w:tcBorders>
            <w:vAlign w:val="center"/>
          </w:tcPr>
          <w:p w14:paraId="59075051" w14:textId="0D8DDE60" w:rsidR="52827552" w:rsidRDefault="52827552"/>
        </w:tc>
        <w:tc>
          <w:tcPr>
            <w:tcW w:w="135" w:type="dxa"/>
            <w:tcBorders>
              <w:top w:val="nil"/>
              <w:left w:val="nil"/>
              <w:bottom w:val="nil"/>
              <w:right w:val="nil"/>
            </w:tcBorders>
            <w:vAlign w:val="center"/>
          </w:tcPr>
          <w:p w14:paraId="40CE2B27" w14:textId="47131172" w:rsidR="52827552" w:rsidRDefault="52827552"/>
        </w:tc>
        <w:tc>
          <w:tcPr>
            <w:tcW w:w="1125" w:type="dxa"/>
            <w:tcBorders>
              <w:top w:val="nil"/>
              <w:left w:val="nil"/>
              <w:bottom w:val="nil"/>
              <w:right w:val="nil"/>
            </w:tcBorders>
            <w:vAlign w:val="center"/>
          </w:tcPr>
          <w:p w14:paraId="499868E3" w14:textId="4B9861B7" w:rsidR="52827552" w:rsidRDefault="52827552"/>
        </w:tc>
        <w:tc>
          <w:tcPr>
            <w:tcW w:w="480" w:type="dxa"/>
            <w:tcBorders>
              <w:top w:val="nil"/>
              <w:left w:val="nil"/>
              <w:bottom w:val="nil"/>
              <w:right w:val="nil"/>
            </w:tcBorders>
            <w:vAlign w:val="center"/>
          </w:tcPr>
          <w:p w14:paraId="51050441" w14:textId="6B512D70" w:rsidR="52827552" w:rsidRDefault="52827552"/>
        </w:tc>
      </w:tr>
    </w:tbl>
    <w:p w14:paraId="50260BCF" w14:textId="046ED87E" w:rsidR="52827552" w:rsidRDefault="52827552" w:rsidP="52827552">
      <w:r w:rsidRPr="52827552">
        <w:t xml:space="preserve"> </w:t>
      </w:r>
    </w:p>
    <w:p w14:paraId="56542940" w14:textId="2602AFB2" w:rsidR="52827552" w:rsidRDefault="52827552" w:rsidP="52827552">
      <w:r w:rsidRPr="52827552">
        <w:rPr>
          <w:sz w:val="28"/>
          <w:szCs w:val="28"/>
        </w:rPr>
        <w:t xml:space="preserve"> </w:t>
      </w:r>
    </w:p>
    <w:tbl>
      <w:tblPr>
        <w:tblW w:w="0" w:type="auto"/>
        <w:tblLayout w:type="fixed"/>
        <w:tblLook w:val="04A0" w:firstRow="1" w:lastRow="0" w:firstColumn="1" w:lastColumn="0" w:noHBand="0" w:noVBand="1"/>
      </w:tblPr>
      <w:tblGrid>
        <w:gridCol w:w="510"/>
        <w:gridCol w:w="1950"/>
        <w:gridCol w:w="510"/>
        <w:gridCol w:w="345"/>
        <w:gridCol w:w="360"/>
        <w:gridCol w:w="236"/>
        <w:gridCol w:w="240"/>
        <w:gridCol w:w="240"/>
        <w:gridCol w:w="236"/>
        <w:gridCol w:w="236"/>
        <w:gridCol w:w="285"/>
        <w:gridCol w:w="495"/>
        <w:gridCol w:w="345"/>
        <w:gridCol w:w="236"/>
        <w:gridCol w:w="236"/>
        <w:gridCol w:w="855"/>
        <w:gridCol w:w="270"/>
      </w:tblGrid>
      <w:tr w:rsidR="52827552" w14:paraId="36E75942" w14:textId="77777777" w:rsidTr="52827552">
        <w:trPr>
          <w:gridAfter w:val="13"/>
          <w:wAfter w:w="3465" w:type="dxa"/>
          <w:trHeight w:val="34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BF7EB43" w14:textId="765B901A" w:rsidR="52827552" w:rsidRDefault="52827552" w:rsidP="52827552">
            <w:pPr>
              <w:jc w:val="center"/>
            </w:pPr>
            <w:r w:rsidRPr="52827552">
              <w:t>1</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FFA0BB4" w14:textId="12755610" w:rsidR="52827552" w:rsidRDefault="52827552" w:rsidP="52827552">
            <w:r w:rsidRPr="52827552">
              <w:rPr>
                <w:color w:val="000000" w:themeColor="text1"/>
              </w:rPr>
              <w:t xml:space="preserve">Task #:             </w:t>
            </w:r>
          </w:p>
        </w:tc>
        <w:tc>
          <w:tcPr>
            <w:tcW w:w="8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EB4ED12" w14:textId="46FD6AC3" w:rsidR="52827552" w:rsidRDefault="52827552" w:rsidP="52827552">
            <w:pPr>
              <w:jc w:val="center"/>
            </w:pPr>
            <w:r w:rsidRPr="52827552">
              <w:t>3</w:t>
            </w:r>
          </w:p>
        </w:tc>
      </w:tr>
      <w:tr w:rsidR="52827552" w14:paraId="3C04D15A" w14:textId="77777777" w:rsidTr="52827552">
        <w:trPr>
          <w:trHeight w:val="390"/>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BDA53A1" w14:textId="3B52A430" w:rsidR="52827552" w:rsidRDefault="52827552" w:rsidP="52827552">
            <w:pPr>
              <w:jc w:val="center"/>
            </w:pPr>
            <w:r w:rsidRPr="52827552">
              <w:rPr>
                <w:color w:val="000000" w:themeColor="text1"/>
              </w:rPr>
              <w:t>2</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574CFAC" w14:textId="63B27BDC" w:rsidR="52827552" w:rsidRDefault="52827552" w:rsidP="52827552">
            <w:r w:rsidRPr="52827552">
              <w:rPr>
                <w:color w:val="000000" w:themeColor="text1"/>
              </w:rPr>
              <w:t>Task name:</w:t>
            </w:r>
          </w:p>
        </w:tc>
        <w:tc>
          <w:tcPr>
            <w:tcW w:w="4320" w:type="dxa"/>
            <w:gridSpan w:val="15"/>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103511" w14:textId="37E45308" w:rsidR="52827552" w:rsidRDefault="52827552" w:rsidP="52827552">
            <w:r w:rsidRPr="52827552">
              <w:t>Data collection</w:t>
            </w:r>
          </w:p>
        </w:tc>
      </w:tr>
      <w:tr w:rsidR="52827552" w14:paraId="4A6EDF81" w14:textId="77777777" w:rsidTr="52827552">
        <w:trPr>
          <w:gridAfter w:val="4"/>
          <w:wAfter w:w="1290" w:type="dxa"/>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6F4F882" w14:textId="270E81F2" w:rsidR="52827552" w:rsidRDefault="52827552" w:rsidP="52827552">
            <w:pPr>
              <w:jc w:val="center"/>
            </w:pPr>
            <w:r w:rsidRPr="52827552">
              <w:rPr>
                <w:color w:val="000000" w:themeColor="text1"/>
              </w:rPr>
              <w:t>3</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D14FAB3" w14:textId="64F715BC" w:rsidR="52827552" w:rsidRDefault="52827552" w:rsidP="52827552">
            <w:r w:rsidRPr="52827552">
              <w:rPr>
                <w:color w:val="000000" w:themeColor="text1"/>
              </w:rPr>
              <w:t>Company taking part in task (mark with “x”)</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6EB9CB3" w14:textId="3040385C" w:rsidR="52827552" w:rsidRDefault="52827552" w:rsidP="52827552">
            <w:pPr>
              <w:tabs>
                <w:tab w:val="left" w:pos="678"/>
              </w:tabs>
              <w:jc w:val="center"/>
            </w:pPr>
            <w:r w:rsidRPr="52827552">
              <w:rPr>
                <w:color w:val="000000" w:themeColor="text1"/>
              </w:rPr>
              <w:t>IL:</w:t>
            </w:r>
          </w:p>
        </w:tc>
        <w:tc>
          <w:tcPr>
            <w:tcW w:w="345" w:type="dxa"/>
            <w:tcBorders>
              <w:top w:val="nil"/>
              <w:left w:val="single" w:sz="8" w:space="0" w:color="000000" w:themeColor="text1"/>
              <w:bottom w:val="single" w:sz="8" w:space="0" w:color="000000" w:themeColor="text1"/>
              <w:right w:val="single" w:sz="8" w:space="0" w:color="000000" w:themeColor="text1"/>
            </w:tcBorders>
            <w:vAlign w:val="center"/>
          </w:tcPr>
          <w:p w14:paraId="4E94F5B1" w14:textId="191F03DD" w:rsidR="52827552" w:rsidRDefault="52827552" w:rsidP="52827552">
            <w:pPr>
              <w:tabs>
                <w:tab w:val="left" w:pos="678"/>
              </w:tabs>
              <w:jc w:val="center"/>
            </w:pPr>
            <w:r w:rsidRPr="52827552">
              <w:t xml:space="preserve"> </w:t>
            </w:r>
          </w:p>
        </w:tc>
        <w:tc>
          <w:tcPr>
            <w:tcW w:w="615" w:type="dxa"/>
            <w:gridSpan w:val="3"/>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79A9CF0" w14:textId="1E1B9D37" w:rsidR="52827552" w:rsidRDefault="52827552" w:rsidP="52827552">
            <w:pPr>
              <w:tabs>
                <w:tab w:val="left" w:pos="678"/>
              </w:tabs>
              <w:jc w:val="center"/>
            </w:pPr>
            <w:r w:rsidRPr="52827552">
              <w:rPr>
                <w:color w:val="000000" w:themeColor="text1"/>
              </w:rPr>
              <w:t>US:</w:t>
            </w:r>
          </w:p>
        </w:tc>
        <w:tc>
          <w:tcPr>
            <w:tcW w:w="435" w:type="dxa"/>
            <w:gridSpan w:val="3"/>
            <w:tcBorders>
              <w:top w:val="nil"/>
              <w:left w:val="nil"/>
              <w:bottom w:val="single" w:sz="8" w:space="0" w:color="000000" w:themeColor="text1"/>
              <w:right w:val="single" w:sz="8" w:space="0" w:color="000000" w:themeColor="text1"/>
            </w:tcBorders>
            <w:vAlign w:val="center"/>
          </w:tcPr>
          <w:p w14:paraId="12F76EA1" w14:textId="6BFD62AF" w:rsidR="52827552" w:rsidRDefault="52827552" w:rsidP="52827552">
            <w:pPr>
              <w:tabs>
                <w:tab w:val="left" w:pos="678"/>
              </w:tabs>
              <w:jc w:val="center"/>
            </w:pPr>
            <w:r w:rsidRPr="52827552">
              <w:t>X</w:t>
            </w:r>
          </w:p>
        </w:tc>
        <w:tc>
          <w:tcPr>
            <w:tcW w:w="780" w:type="dxa"/>
            <w:gridSpan w:val="2"/>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036A06C1" w14:textId="0E72C04D" w:rsidR="52827552" w:rsidRDefault="52827552" w:rsidP="52827552">
            <w:pPr>
              <w:tabs>
                <w:tab w:val="left" w:pos="678"/>
              </w:tabs>
              <w:jc w:val="center"/>
            </w:pPr>
            <w:r w:rsidRPr="52827552">
              <w:rPr>
                <w:color w:val="000000" w:themeColor="text1"/>
              </w:rPr>
              <w:t>Both:</w:t>
            </w:r>
          </w:p>
        </w:tc>
        <w:tc>
          <w:tcPr>
            <w:tcW w:w="345" w:type="dxa"/>
            <w:tcBorders>
              <w:top w:val="nil"/>
              <w:left w:val="nil"/>
              <w:bottom w:val="single" w:sz="8" w:space="0" w:color="000000" w:themeColor="text1"/>
              <w:right w:val="single" w:sz="8" w:space="0" w:color="000000" w:themeColor="text1"/>
            </w:tcBorders>
            <w:vAlign w:val="center"/>
          </w:tcPr>
          <w:p w14:paraId="0E4E02F0" w14:textId="69D4EC94" w:rsidR="52827552" w:rsidRDefault="52827552" w:rsidP="52827552">
            <w:pPr>
              <w:tabs>
                <w:tab w:val="left" w:pos="678"/>
              </w:tabs>
              <w:jc w:val="center"/>
            </w:pPr>
            <w:r w:rsidRPr="52827552">
              <w:t xml:space="preserve"> </w:t>
            </w:r>
          </w:p>
        </w:tc>
      </w:tr>
      <w:tr w:rsidR="52827552" w14:paraId="02474CE9" w14:textId="77777777" w:rsidTr="52827552">
        <w:trPr>
          <w:gridAfter w:val="13"/>
          <w:wAfter w:w="3465" w:type="dxa"/>
          <w:trHeight w:val="34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2BF200F" w14:textId="2C3868DD" w:rsidR="52827552" w:rsidRDefault="52827552" w:rsidP="52827552">
            <w:pPr>
              <w:jc w:val="center"/>
            </w:pPr>
            <w:r w:rsidRPr="52827552">
              <w:rPr>
                <w:color w:val="000000" w:themeColor="text1"/>
              </w:rPr>
              <w:t>4</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ADAD606" w14:textId="30CA676B" w:rsidR="52827552" w:rsidRDefault="52827552" w:rsidP="52827552">
            <w:r w:rsidRPr="52827552">
              <w:rPr>
                <w:color w:val="000000" w:themeColor="text1"/>
              </w:rPr>
              <w:t>Task duration (days):</w:t>
            </w:r>
          </w:p>
        </w:tc>
        <w:tc>
          <w:tcPr>
            <w:tcW w:w="8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C50849" w14:textId="3CD9CE8C" w:rsidR="52827552" w:rsidRDefault="52827552" w:rsidP="52827552">
            <w:pPr>
              <w:jc w:val="center"/>
            </w:pPr>
            <w:r w:rsidRPr="52827552">
              <w:rPr>
                <w:b/>
                <w:bCs/>
              </w:rPr>
              <w:t>60</w:t>
            </w:r>
          </w:p>
        </w:tc>
      </w:tr>
      <w:tr w:rsidR="52827552" w14:paraId="61218A52" w14:textId="77777777" w:rsidTr="52827552">
        <w:trPr>
          <w:gridAfter w:val="1"/>
          <w:wAfter w:w="270" w:type="dxa"/>
          <w:trHeight w:val="390"/>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0E251BD" w14:textId="067EDD82" w:rsidR="52827552" w:rsidRDefault="52827552" w:rsidP="52827552">
            <w:pPr>
              <w:jc w:val="center"/>
            </w:pPr>
            <w:r w:rsidRPr="52827552">
              <w:rPr>
                <w:color w:val="000000" w:themeColor="text1"/>
              </w:rPr>
              <w:t>5</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721ADE5" w14:textId="0238ABEC" w:rsidR="52827552" w:rsidRDefault="52827552" w:rsidP="52827552">
            <w:r w:rsidRPr="52827552">
              <w:rPr>
                <w:color w:val="000000" w:themeColor="text1"/>
              </w:rPr>
              <w:t>Start date (DD/MM/YY):</w:t>
            </w:r>
          </w:p>
        </w:tc>
        <w:tc>
          <w:tcPr>
            <w:tcW w:w="123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E229B5" w14:textId="3B65E6F9" w:rsidR="52827552" w:rsidRDefault="52827552" w:rsidP="52827552">
            <w:pPr>
              <w:jc w:val="center"/>
            </w:pPr>
            <w:r w:rsidRPr="52827552">
              <w:t xml:space="preserve"> </w:t>
            </w:r>
          </w:p>
        </w:tc>
        <w:tc>
          <w:tcPr>
            <w:tcW w:w="1965" w:type="dxa"/>
            <w:gridSpan w:val="9"/>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3670A06C" w14:textId="65E094A9" w:rsidR="52827552" w:rsidRDefault="52827552" w:rsidP="52827552">
            <w:r w:rsidRPr="52827552">
              <w:rPr>
                <w:color w:val="000000" w:themeColor="text1"/>
              </w:rPr>
              <w:t>End date (DD/MM/YY):</w:t>
            </w:r>
          </w:p>
        </w:tc>
        <w:tc>
          <w:tcPr>
            <w:tcW w:w="855" w:type="dxa"/>
            <w:tcBorders>
              <w:top w:val="single" w:sz="8" w:space="0" w:color="000000" w:themeColor="text1"/>
              <w:left w:val="nil"/>
              <w:bottom w:val="single" w:sz="8" w:space="0" w:color="000000" w:themeColor="text1"/>
              <w:right w:val="single" w:sz="8" w:space="0" w:color="000000" w:themeColor="text1"/>
            </w:tcBorders>
            <w:vAlign w:val="center"/>
          </w:tcPr>
          <w:p w14:paraId="29B7C8BC" w14:textId="0B86B711" w:rsidR="52827552" w:rsidRDefault="52827552" w:rsidP="52827552">
            <w:pPr>
              <w:jc w:val="center"/>
            </w:pPr>
            <w:r w:rsidRPr="52827552">
              <w:t xml:space="preserve"> </w:t>
            </w:r>
          </w:p>
        </w:tc>
      </w:tr>
      <w:tr w:rsidR="52827552" w14:paraId="2F2B2D33" w14:textId="77777777" w:rsidTr="52827552">
        <w:trPr>
          <w:trHeight w:val="34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8265B5A" w14:textId="53E783C5" w:rsidR="52827552" w:rsidRDefault="52827552" w:rsidP="52827552">
            <w:pPr>
              <w:jc w:val="center"/>
            </w:pPr>
            <w:r w:rsidRPr="52827552">
              <w:rPr>
                <w:color w:val="000000" w:themeColor="text1"/>
              </w:rPr>
              <w:t>6</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B4813D9" w14:textId="1E2B177F" w:rsidR="52827552" w:rsidRDefault="52827552" w:rsidP="52827552">
            <w:r w:rsidRPr="52827552">
              <w:rPr>
                <w:color w:val="000000" w:themeColor="text1"/>
              </w:rPr>
              <w:t>Company name:</w:t>
            </w:r>
          </w:p>
        </w:tc>
        <w:tc>
          <w:tcPr>
            <w:tcW w:w="1845"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40213B" w14:textId="33426739" w:rsidR="52827552" w:rsidRDefault="52827552" w:rsidP="52827552">
            <w:pPr>
              <w:jc w:val="center"/>
            </w:pPr>
            <w:r w:rsidRPr="52827552">
              <w:rPr>
                <w:b/>
                <w:bCs/>
              </w:rPr>
              <w:t>[IL]</w:t>
            </w:r>
          </w:p>
        </w:tc>
        <w:tc>
          <w:tcPr>
            <w:tcW w:w="1245" w:type="dxa"/>
            <w:gridSpan w:val="5"/>
            <w:tcBorders>
              <w:top w:val="nil"/>
              <w:left w:val="nil"/>
              <w:bottom w:val="single" w:sz="8" w:space="0" w:color="000000" w:themeColor="text1"/>
              <w:right w:val="single" w:sz="8" w:space="0" w:color="000000" w:themeColor="text1"/>
            </w:tcBorders>
            <w:vAlign w:val="center"/>
          </w:tcPr>
          <w:p w14:paraId="22E3D75B" w14:textId="483BADD0" w:rsidR="52827552" w:rsidRDefault="52827552" w:rsidP="52827552">
            <w:pPr>
              <w:jc w:val="center"/>
            </w:pPr>
            <w:r w:rsidRPr="52827552">
              <w:rPr>
                <w:b/>
                <w:bCs/>
              </w:rPr>
              <w:t>[US]</w:t>
            </w:r>
          </w:p>
        </w:tc>
        <w:tc>
          <w:tcPr>
            <w:tcW w:w="1230" w:type="dxa"/>
            <w:gridSpan w:val="3"/>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27013826" w14:textId="66F24FAC" w:rsidR="52827552" w:rsidRDefault="52827552" w:rsidP="52827552">
            <w:pPr>
              <w:jc w:val="center"/>
            </w:pPr>
            <w:r w:rsidRPr="52827552">
              <w:rPr>
                <w:b/>
                <w:bCs/>
                <w:color w:val="000000" w:themeColor="text1"/>
              </w:rPr>
              <w:t>Total</w:t>
            </w:r>
          </w:p>
        </w:tc>
      </w:tr>
      <w:tr w:rsidR="52827552" w14:paraId="3A2F2387" w14:textId="77777777" w:rsidTr="52827552">
        <w:trPr>
          <w:trHeight w:val="34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7E31AED" w14:textId="2ECE393D" w:rsidR="52827552" w:rsidRDefault="52827552" w:rsidP="52827552">
            <w:pPr>
              <w:jc w:val="center"/>
            </w:pPr>
            <w:r w:rsidRPr="52827552">
              <w:rPr>
                <w:color w:val="000000" w:themeColor="text1"/>
              </w:rPr>
              <w:t>7</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18E605C" w14:textId="6F455C6D" w:rsidR="52827552" w:rsidRDefault="52827552" w:rsidP="52827552">
            <w:r w:rsidRPr="52827552">
              <w:rPr>
                <w:color w:val="000000" w:themeColor="text1"/>
              </w:rPr>
              <w:t>Task budget (K$):</w:t>
            </w:r>
          </w:p>
        </w:tc>
        <w:tc>
          <w:tcPr>
            <w:tcW w:w="1845"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A4195D" w14:textId="0A012474" w:rsidR="52827552" w:rsidRDefault="52827552" w:rsidP="52827552">
            <w:pPr>
              <w:jc w:val="center"/>
            </w:pPr>
            <w:r w:rsidRPr="52827552">
              <w:t xml:space="preserve"> </w:t>
            </w:r>
          </w:p>
        </w:tc>
        <w:tc>
          <w:tcPr>
            <w:tcW w:w="1245" w:type="dxa"/>
            <w:gridSpan w:val="5"/>
            <w:tcBorders>
              <w:top w:val="single" w:sz="8" w:space="0" w:color="000000" w:themeColor="text1"/>
              <w:left w:val="nil"/>
              <w:bottom w:val="single" w:sz="8" w:space="0" w:color="000000" w:themeColor="text1"/>
              <w:right w:val="single" w:sz="8" w:space="0" w:color="000000" w:themeColor="text1"/>
            </w:tcBorders>
            <w:vAlign w:val="center"/>
          </w:tcPr>
          <w:p w14:paraId="6C51E523" w14:textId="56EE1718" w:rsidR="52827552" w:rsidRDefault="52827552" w:rsidP="52827552">
            <w:pPr>
              <w:jc w:val="center"/>
            </w:pPr>
            <w:r w:rsidRPr="52827552">
              <w:t xml:space="preserve"> </w:t>
            </w:r>
          </w:p>
        </w:tc>
        <w:tc>
          <w:tcPr>
            <w:tcW w:w="1230"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2FED86DE" w14:textId="02C22BD5" w:rsidR="52827552" w:rsidRDefault="52827552" w:rsidP="52827552">
            <w:pPr>
              <w:jc w:val="center"/>
            </w:pPr>
            <w:r w:rsidRPr="52827552">
              <w:t xml:space="preserve"> </w:t>
            </w:r>
          </w:p>
        </w:tc>
      </w:tr>
      <w:tr w:rsidR="52827552" w14:paraId="1466D303" w14:textId="77777777" w:rsidTr="52827552">
        <w:trPr>
          <w:trHeight w:val="34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BCD29B5" w14:textId="71F83D2C" w:rsidR="52827552" w:rsidRDefault="52827552" w:rsidP="52827552">
            <w:pPr>
              <w:jc w:val="center"/>
            </w:pPr>
            <w:r w:rsidRPr="52827552">
              <w:rPr>
                <w:color w:val="000000" w:themeColor="text1"/>
              </w:rPr>
              <w:t>8</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7931139" w14:textId="2A5D166E" w:rsidR="52827552" w:rsidRDefault="52827552" w:rsidP="52827552">
            <w:r w:rsidRPr="52827552">
              <w:rPr>
                <w:color w:val="000000" w:themeColor="text1"/>
              </w:rPr>
              <w:t>Task budget (% of total):</w:t>
            </w:r>
          </w:p>
        </w:tc>
        <w:tc>
          <w:tcPr>
            <w:tcW w:w="1845"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98850C" w14:textId="1D3C7F8E" w:rsidR="52827552" w:rsidRDefault="52827552" w:rsidP="52827552">
            <w:pPr>
              <w:jc w:val="center"/>
            </w:pPr>
            <w:r w:rsidRPr="52827552">
              <w:t>%</w:t>
            </w:r>
          </w:p>
        </w:tc>
        <w:tc>
          <w:tcPr>
            <w:tcW w:w="1245" w:type="dxa"/>
            <w:gridSpan w:val="5"/>
            <w:tcBorders>
              <w:top w:val="single" w:sz="8" w:space="0" w:color="000000" w:themeColor="text1"/>
              <w:left w:val="nil"/>
              <w:bottom w:val="single" w:sz="8" w:space="0" w:color="000000" w:themeColor="text1"/>
              <w:right w:val="single" w:sz="8" w:space="0" w:color="000000" w:themeColor="text1"/>
            </w:tcBorders>
            <w:vAlign w:val="center"/>
          </w:tcPr>
          <w:p w14:paraId="26E644EA" w14:textId="666E371D" w:rsidR="52827552" w:rsidRDefault="52827552" w:rsidP="52827552">
            <w:pPr>
              <w:jc w:val="center"/>
            </w:pPr>
            <w:r w:rsidRPr="52827552">
              <w:t>100%</w:t>
            </w:r>
          </w:p>
        </w:tc>
        <w:tc>
          <w:tcPr>
            <w:tcW w:w="1230"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0B399988" w14:textId="7063016E" w:rsidR="52827552" w:rsidRDefault="52827552" w:rsidP="52827552">
            <w:pPr>
              <w:jc w:val="center"/>
            </w:pPr>
            <w:r w:rsidRPr="52827552">
              <w:rPr>
                <w:color w:val="000000" w:themeColor="text1"/>
              </w:rPr>
              <w:t>100%</w:t>
            </w:r>
          </w:p>
        </w:tc>
      </w:tr>
      <w:tr w:rsidR="52827552" w14:paraId="79CA4CAF" w14:textId="77777777" w:rsidTr="52827552">
        <w:trPr>
          <w:trHeight w:val="555"/>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E9EB6DA" w14:textId="3A97DBB0" w:rsidR="52827552" w:rsidRDefault="52827552" w:rsidP="52827552">
            <w:pPr>
              <w:jc w:val="center"/>
            </w:pPr>
            <w:r w:rsidRPr="52827552">
              <w:rPr>
                <w:color w:val="000000" w:themeColor="text1"/>
              </w:rPr>
              <w:t>9</w:t>
            </w:r>
          </w:p>
        </w:tc>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2E4FF3B" w14:textId="41940B3A" w:rsidR="52827552" w:rsidRDefault="52827552" w:rsidP="52827552">
            <w:r w:rsidRPr="52827552">
              <w:rPr>
                <w:b/>
                <w:bCs/>
                <w:color w:val="000000" w:themeColor="text1"/>
              </w:rPr>
              <w:t>Objective of task:</w:t>
            </w:r>
          </w:p>
        </w:tc>
        <w:tc>
          <w:tcPr>
            <w:tcW w:w="4320" w:type="dxa"/>
            <w:gridSpan w:val="15"/>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4C8714" w14:textId="72B47930" w:rsidR="52827552" w:rsidRDefault="52827552" w:rsidP="52827552">
            <w:r w:rsidRPr="52827552">
              <w:t>Collect posts related to a given taxonomy</w:t>
            </w:r>
          </w:p>
        </w:tc>
      </w:tr>
      <w:tr w:rsidR="52827552" w14:paraId="318D05B8" w14:textId="77777777" w:rsidTr="52827552">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6E77F9C" w14:textId="20ABB9E7" w:rsidR="52827552" w:rsidRDefault="52827552" w:rsidP="52827552">
            <w:pPr>
              <w:jc w:val="center"/>
            </w:pPr>
            <w:r w:rsidRPr="52827552">
              <w:rPr>
                <w:color w:val="000000" w:themeColor="text1"/>
              </w:rPr>
              <w:t>10</w:t>
            </w:r>
          </w:p>
        </w:tc>
        <w:tc>
          <w:tcPr>
            <w:tcW w:w="6270" w:type="dxa"/>
            <w:gridSpan w:val="1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E36E8DC" w14:textId="7C17C379" w:rsidR="52827552" w:rsidRDefault="52827552" w:rsidP="52827552">
            <w:pPr>
              <w:jc w:val="center"/>
            </w:pPr>
            <w:r w:rsidRPr="52827552">
              <w:rPr>
                <w:b/>
                <w:bCs/>
                <w:color w:val="000000" w:themeColor="text1"/>
              </w:rPr>
              <w:t>Task Description</w:t>
            </w:r>
          </w:p>
        </w:tc>
      </w:tr>
      <w:tr w:rsidR="52827552" w14:paraId="7616E47C" w14:textId="77777777" w:rsidTr="52827552">
        <w:trPr>
          <w:trHeight w:val="855"/>
        </w:trPr>
        <w:tc>
          <w:tcPr>
            <w:tcW w:w="6780" w:type="dxa"/>
            <w:gridSpan w:val="1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E7C663D" w14:textId="5C334EFF" w:rsidR="52827552" w:rsidRDefault="52827552" w:rsidP="52827552">
            <w:r w:rsidRPr="52827552">
              <w:t xml:space="preserve">First, we build a taxonomy of the "subscribing" company, typically using the information from the company website plus some internal data if necessary. From this taxonomy, we build a </w:t>
            </w:r>
            <w:proofErr w:type="spellStart"/>
            <w:r w:rsidRPr="52827552">
              <w:t>Trie</w:t>
            </w:r>
            <w:proofErr w:type="spellEnd"/>
            <w:r w:rsidRPr="52827552">
              <w:t xml:space="preserve"> data structure (</w:t>
            </w:r>
            <w:proofErr w:type="spellStart"/>
            <w:r w:rsidRPr="52827552">
              <w:t>aTtrie</w:t>
            </w:r>
            <w:proofErr w:type="spellEnd"/>
            <w:r w:rsidRPr="52827552">
              <w:t xml:space="preserve">, also called digital tree or prefix tree, is a type of search tree data structure used for locating specific keys from within a set) that is used to match arbitrary sequences (exactly or in a fuzzy matching manner) against the tokenized text (derived from the input text stream) starting from each token. </w:t>
            </w:r>
            <w:commentRangeStart w:id="77"/>
            <w:r w:rsidRPr="52827552">
              <w:t xml:space="preserve">The </w:t>
            </w:r>
            <w:proofErr w:type="spellStart"/>
            <w:r w:rsidRPr="52827552">
              <w:t>Trie</w:t>
            </w:r>
            <w:proofErr w:type="spellEnd"/>
            <w:r w:rsidRPr="52827552">
              <w:t xml:space="preserve"> links back to the triple subjects in the taxonomy.</w:t>
            </w:r>
            <w:commentRangeEnd w:id="77"/>
            <w:r>
              <w:rPr>
                <w:rStyle w:val="CommentReference"/>
              </w:rPr>
              <w:commentReference w:id="77"/>
            </w:r>
          </w:p>
          <w:p w14:paraId="3CCC1F76" w14:textId="027A8BD5" w:rsidR="52827552" w:rsidRDefault="52827552" w:rsidP="52827552">
            <w:r w:rsidRPr="52827552">
              <w:t xml:space="preserve"> </w:t>
            </w:r>
          </w:p>
          <w:p w14:paraId="28B9A199" w14:textId="350DAAE4" w:rsidR="52827552" w:rsidRDefault="52827552" w:rsidP="52827552">
            <w:r w:rsidRPr="52827552">
              <w:lastRenderedPageBreak/>
              <w:t>We collect posts of the past X months and continuously collects posts from the defined social medias. Now, let's imagine we have a sentence: I want to critique &lt;Some product Name&gt; now from one of the posts. The matching process starts with splitting the sentence into tokens. Next the system iterates over the tokens and perform matching on them and the subsequence of tokens following them. The two steps are:</w:t>
            </w:r>
          </w:p>
          <w:p w14:paraId="0F49F67D" w14:textId="2E89BEC2" w:rsidR="52827552" w:rsidRDefault="52827552" w:rsidP="52827552">
            <w:r w:rsidRPr="52827552">
              <w:t>1) Tokenization of sentences</w:t>
            </w:r>
          </w:p>
          <w:p w14:paraId="63A5522F" w14:textId="3D8F35E1" w:rsidR="52827552" w:rsidRDefault="52827552" w:rsidP="52827552">
            <w:r w:rsidRPr="52827552">
              <w:t>2) Iteration and matching with a taxonomy that includes the words to be matched, exactly or fuzzily.</w:t>
            </w:r>
          </w:p>
          <w:p w14:paraId="64199758" w14:textId="7619FCF2" w:rsidR="52827552" w:rsidRDefault="52827552" w:rsidP="52827552">
            <w:r w:rsidRPr="52827552">
              <w:t xml:space="preserve"> </w:t>
            </w:r>
          </w:p>
          <w:p w14:paraId="67CE83DE" w14:textId="50CD061B" w:rsidR="52827552" w:rsidRDefault="52827552" w:rsidP="52827552">
            <w:r w:rsidRPr="52827552">
              <w:t>We can also match against several taxonomies and then perform selection of matches (in the case of overlap) based on taxonomy priorities. We will use the defined taxonomy to filter out irrelevant posts (the big majority of all posts)</w:t>
            </w:r>
            <w:proofErr w:type="gramStart"/>
            <w:r w:rsidRPr="52827552">
              <w:t>..</w:t>
            </w:r>
            <w:proofErr w:type="gramEnd"/>
          </w:p>
          <w:p w14:paraId="37AEC9C6" w14:textId="212EAF23" w:rsidR="52827552" w:rsidRDefault="52827552" w:rsidP="52827552">
            <w:r w:rsidRPr="52827552">
              <w:t xml:space="preserve"> </w:t>
            </w:r>
          </w:p>
          <w:p w14:paraId="6F169A29" w14:textId="11DD513F" w:rsidR="52827552" w:rsidRDefault="52827552" w:rsidP="52827552">
            <w:r w:rsidRPr="52827552">
              <w:t>The NLP process should extract the following details, if available, of each post:</w:t>
            </w:r>
          </w:p>
          <w:p w14:paraId="0E811012" w14:textId="0394E611" w:rsidR="52827552" w:rsidRDefault="52827552" w:rsidP="52827552">
            <w:pPr>
              <w:pStyle w:val="ListParagraph"/>
              <w:numPr>
                <w:ilvl w:val="1"/>
                <w:numId w:val="5"/>
              </w:numPr>
              <w:rPr>
                <w:rFonts w:eastAsiaTheme="minorEastAsia"/>
              </w:rPr>
            </w:pPr>
            <w:r>
              <w:t>Post</w:t>
            </w:r>
          </w:p>
          <w:p w14:paraId="5CB7A166" w14:textId="3B460A06" w:rsidR="52827552" w:rsidRDefault="52827552" w:rsidP="52827552">
            <w:pPr>
              <w:pStyle w:val="ListParagraph"/>
              <w:numPr>
                <w:ilvl w:val="1"/>
                <w:numId w:val="5"/>
              </w:numPr>
              <w:rPr>
                <w:rFonts w:eastAsiaTheme="minorEastAsia"/>
              </w:rPr>
            </w:pPr>
            <w:r>
              <w:t>Based on what was collected (keywords or hashtags)</w:t>
            </w:r>
          </w:p>
          <w:p w14:paraId="532CF979" w14:textId="4E25F85E" w:rsidR="52827552" w:rsidRDefault="52827552" w:rsidP="52827552">
            <w:pPr>
              <w:pStyle w:val="ListParagraph"/>
              <w:numPr>
                <w:ilvl w:val="1"/>
                <w:numId w:val="5"/>
              </w:numPr>
              <w:rPr>
                <w:rFonts w:eastAsiaTheme="minorEastAsia"/>
              </w:rPr>
            </w:pPr>
            <w:r>
              <w:t>The user that wrote the post, including all the information from his profile, friends list and followers</w:t>
            </w:r>
          </w:p>
          <w:p w14:paraId="1783A18B" w14:textId="6DD4378B" w:rsidR="52827552" w:rsidRDefault="52827552" w:rsidP="52827552">
            <w:pPr>
              <w:pStyle w:val="ListParagraph"/>
              <w:numPr>
                <w:ilvl w:val="1"/>
                <w:numId w:val="5"/>
              </w:numPr>
              <w:rPr>
                <w:rFonts w:eastAsiaTheme="minorEastAsia"/>
              </w:rPr>
            </w:pPr>
            <w:r>
              <w:t>Post date</w:t>
            </w:r>
          </w:p>
          <w:p w14:paraId="55F42172" w14:textId="464C11DD" w:rsidR="52827552" w:rsidRDefault="52827552" w:rsidP="52827552">
            <w:pPr>
              <w:pStyle w:val="ListParagraph"/>
              <w:numPr>
                <w:ilvl w:val="1"/>
                <w:numId w:val="5"/>
              </w:numPr>
              <w:rPr>
                <w:rFonts w:eastAsiaTheme="minorEastAsia"/>
              </w:rPr>
            </w:pPr>
            <w:r>
              <w:t>Is original or repost and if repost to which post is the original</w:t>
            </w:r>
          </w:p>
          <w:p w14:paraId="13657E9E" w14:textId="7C3BB737" w:rsidR="52827552" w:rsidRDefault="52827552" w:rsidP="52827552">
            <w:pPr>
              <w:rPr>
                <w:rFonts w:ascii="Cambria" w:eastAsia="Cambria" w:hAnsi="Cambria" w:cs="Cambria"/>
              </w:rPr>
            </w:pPr>
            <w:r w:rsidRPr="52827552">
              <w:rPr>
                <w:rFonts w:ascii="Cambria" w:eastAsia="Cambria" w:hAnsi="Cambria" w:cs="Cambria"/>
              </w:rPr>
              <w:t xml:space="preserve">The system will follow the interaction between posts to construct individual discourses. </w:t>
            </w:r>
            <w:commentRangeStart w:id="78"/>
            <w:r w:rsidRPr="52827552">
              <w:rPr>
                <w:rFonts w:ascii="Cambria" w:eastAsia="Cambria" w:hAnsi="Cambria" w:cs="Cambria"/>
              </w:rPr>
              <w:t>When a discourse is identified, we can query the following information about individual posts.</w:t>
            </w:r>
            <w:commentRangeEnd w:id="78"/>
            <w:r>
              <w:rPr>
                <w:rStyle w:val="CommentReference"/>
              </w:rPr>
              <w:commentReference w:id="78"/>
            </w:r>
          </w:p>
          <w:p w14:paraId="234A3367" w14:textId="4C8A51B2" w:rsidR="52827552" w:rsidRDefault="52827552" w:rsidP="52827552">
            <w:pPr>
              <w:pStyle w:val="ListParagraph"/>
              <w:numPr>
                <w:ilvl w:val="1"/>
                <w:numId w:val="5"/>
              </w:numPr>
              <w:rPr>
                <w:rFonts w:eastAsiaTheme="minorEastAsia"/>
              </w:rPr>
            </w:pPr>
            <w:r>
              <w:t>Number of responses to the post (repost, comment, mention, like)</w:t>
            </w:r>
          </w:p>
          <w:p w14:paraId="4F324096" w14:textId="64D0972D" w:rsidR="52827552" w:rsidRDefault="52827552" w:rsidP="52827552">
            <w:pPr>
              <w:pStyle w:val="ListParagraph"/>
              <w:numPr>
                <w:ilvl w:val="1"/>
                <w:numId w:val="5"/>
              </w:numPr>
              <w:rPr>
                <w:rFonts w:eastAsiaTheme="minorEastAsia"/>
              </w:rPr>
            </w:pPr>
            <w:r>
              <w:t>The responses to the post, including who responded and the information about them (detailed in c)</w:t>
            </w:r>
          </w:p>
          <w:p w14:paraId="15542C84" w14:textId="51FF129D" w:rsidR="52827552" w:rsidRDefault="52827552" w:rsidP="52827552">
            <w:r w:rsidRPr="52827552">
              <w:t>We use the defined taxonomy to filter irrelevant posts. .</w:t>
            </w:r>
          </w:p>
        </w:tc>
      </w:tr>
      <w:tr w:rsidR="52827552" w14:paraId="56463E24" w14:textId="77777777" w:rsidTr="52827552">
        <w:trPr>
          <w:gridAfter w:val="6"/>
          <w:wAfter w:w="2130" w:type="dxa"/>
          <w:trHeight w:val="450"/>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2B2027E" w14:textId="7FC4B5E7" w:rsidR="52827552" w:rsidRDefault="52827552" w:rsidP="52827552">
            <w:pPr>
              <w:jc w:val="center"/>
            </w:pPr>
            <w:r w:rsidRPr="52827552">
              <w:rPr>
                <w:color w:val="000000" w:themeColor="text1"/>
              </w:rPr>
              <w:t>11</w:t>
            </w:r>
          </w:p>
        </w:tc>
        <w:tc>
          <w:tcPr>
            <w:tcW w:w="3165" w:type="dxa"/>
            <w:gridSpan w:val="4"/>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D598270" w14:textId="54ED8365" w:rsidR="52827552" w:rsidRDefault="52827552" w:rsidP="52827552">
            <w:r w:rsidRPr="52827552">
              <w:rPr>
                <w:b/>
                <w:bCs/>
                <w:color w:val="000000" w:themeColor="text1"/>
              </w:rPr>
              <w:t># of the Milestone(s) to be reached:</w:t>
            </w:r>
          </w:p>
        </w:tc>
        <w:tc>
          <w:tcPr>
            <w:tcW w:w="495" w:type="dxa"/>
            <w:gridSpan w:val="3"/>
            <w:tcBorders>
              <w:top w:val="nil"/>
              <w:left w:val="nil"/>
              <w:bottom w:val="single" w:sz="8" w:space="0" w:color="000000" w:themeColor="text1"/>
              <w:right w:val="single" w:sz="8" w:space="0" w:color="000000" w:themeColor="text1"/>
            </w:tcBorders>
            <w:vAlign w:val="center"/>
          </w:tcPr>
          <w:p w14:paraId="3E8805D9" w14:textId="56DC8131" w:rsidR="52827552" w:rsidRDefault="52827552" w:rsidP="52827552">
            <w:r w:rsidRPr="52827552">
              <w:t xml:space="preserve"> 3</w:t>
            </w:r>
          </w:p>
        </w:tc>
        <w:tc>
          <w:tcPr>
            <w:tcW w:w="480" w:type="dxa"/>
            <w:gridSpan w:val="3"/>
            <w:tcBorders>
              <w:top w:val="nil"/>
              <w:left w:val="nil"/>
              <w:bottom w:val="single" w:sz="8" w:space="0" w:color="000000" w:themeColor="text1"/>
              <w:right w:val="single" w:sz="8" w:space="0" w:color="000000" w:themeColor="text1"/>
            </w:tcBorders>
            <w:vAlign w:val="center"/>
          </w:tcPr>
          <w:p w14:paraId="490592A5" w14:textId="1680A60F" w:rsidR="52827552" w:rsidRDefault="52827552" w:rsidP="52827552">
            <w:r w:rsidRPr="52827552">
              <w:t xml:space="preserve"> </w:t>
            </w:r>
          </w:p>
        </w:tc>
      </w:tr>
      <w:tr w:rsidR="52827552" w14:paraId="1711206F" w14:textId="77777777" w:rsidTr="52827552">
        <w:trPr>
          <w:gridAfter w:val="6"/>
          <w:wAfter w:w="2130" w:type="dxa"/>
          <w:trHeight w:val="450"/>
        </w:trPr>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C750D58" w14:textId="6C24559E" w:rsidR="52827552" w:rsidRDefault="52827552" w:rsidP="52827552">
            <w:pPr>
              <w:jc w:val="center"/>
            </w:pPr>
            <w:r w:rsidRPr="52827552">
              <w:rPr>
                <w:color w:val="000000" w:themeColor="text1"/>
              </w:rPr>
              <w:t>12</w:t>
            </w:r>
          </w:p>
        </w:tc>
        <w:tc>
          <w:tcPr>
            <w:tcW w:w="316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8FCBC9F" w14:textId="39FB58AE" w:rsidR="52827552" w:rsidRDefault="52827552" w:rsidP="52827552">
            <w:r w:rsidRPr="52827552">
              <w:rPr>
                <w:b/>
                <w:bCs/>
                <w:color w:val="000000" w:themeColor="text1"/>
              </w:rPr>
              <w:t># of the Deliverable(s) to be provided:</w:t>
            </w:r>
          </w:p>
        </w:tc>
        <w:tc>
          <w:tcPr>
            <w:tcW w:w="49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3F4B8852" w14:textId="1379E6A3" w:rsidR="52827552" w:rsidRDefault="52827552" w:rsidP="52827552">
            <w:r w:rsidRPr="52827552">
              <w:t xml:space="preserve"> </w:t>
            </w:r>
          </w:p>
        </w:tc>
        <w:tc>
          <w:tcPr>
            <w:tcW w:w="480"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09D16415" w14:textId="74CE35AC" w:rsidR="52827552" w:rsidRDefault="52827552" w:rsidP="52827552">
            <w:r w:rsidRPr="52827552">
              <w:t xml:space="preserve"> </w:t>
            </w:r>
          </w:p>
        </w:tc>
      </w:tr>
      <w:tr w:rsidR="52827552" w14:paraId="47C4740D" w14:textId="77777777" w:rsidTr="52827552">
        <w:tc>
          <w:tcPr>
            <w:tcW w:w="510" w:type="dxa"/>
            <w:tcBorders>
              <w:top w:val="single" w:sz="8" w:space="0" w:color="000000" w:themeColor="text1"/>
              <w:left w:val="nil"/>
              <w:bottom w:val="nil"/>
              <w:right w:val="nil"/>
            </w:tcBorders>
            <w:vAlign w:val="center"/>
          </w:tcPr>
          <w:p w14:paraId="383D500E" w14:textId="397DB5A9" w:rsidR="52827552" w:rsidRDefault="52827552"/>
        </w:tc>
        <w:tc>
          <w:tcPr>
            <w:tcW w:w="1950" w:type="dxa"/>
            <w:tcBorders>
              <w:top w:val="single" w:sz="8" w:space="0" w:color="000000" w:themeColor="text1"/>
              <w:left w:val="nil"/>
              <w:bottom w:val="nil"/>
              <w:right w:val="nil"/>
            </w:tcBorders>
            <w:vAlign w:val="center"/>
          </w:tcPr>
          <w:p w14:paraId="5DDB4D54" w14:textId="4D470FBC" w:rsidR="52827552" w:rsidRDefault="52827552"/>
        </w:tc>
        <w:tc>
          <w:tcPr>
            <w:tcW w:w="510" w:type="dxa"/>
            <w:tcBorders>
              <w:top w:val="nil"/>
              <w:left w:val="nil"/>
              <w:bottom w:val="nil"/>
              <w:right w:val="nil"/>
            </w:tcBorders>
            <w:vAlign w:val="center"/>
          </w:tcPr>
          <w:p w14:paraId="6EE75922" w14:textId="4F0F7925" w:rsidR="52827552" w:rsidRDefault="52827552"/>
        </w:tc>
        <w:tc>
          <w:tcPr>
            <w:tcW w:w="345" w:type="dxa"/>
            <w:tcBorders>
              <w:top w:val="nil"/>
              <w:left w:val="nil"/>
              <w:bottom w:val="nil"/>
              <w:right w:val="nil"/>
            </w:tcBorders>
            <w:vAlign w:val="center"/>
          </w:tcPr>
          <w:p w14:paraId="78005661" w14:textId="2782E4B0" w:rsidR="52827552" w:rsidRDefault="52827552"/>
        </w:tc>
        <w:tc>
          <w:tcPr>
            <w:tcW w:w="360" w:type="dxa"/>
            <w:tcBorders>
              <w:top w:val="nil"/>
              <w:left w:val="nil"/>
              <w:bottom w:val="nil"/>
              <w:right w:val="nil"/>
            </w:tcBorders>
            <w:vAlign w:val="center"/>
          </w:tcPr>
          <w:p w14:paraId="401180A0" w14:textId="78CC8F21" w:rsidR="52827552" w:rsidRDefault="52827552"/>
        </w:tc>
        <w:tc>
          <w:tcPr>
            <w:tcW w:w="15" w:type="dxa"/>
            <w:tcBorders>
              <w:top w:val="single" w:sz="8" w:space="0" w:color="000000" w:themeColor="text1"/>
              <w:left w:val="nil"/>
              <w:bottom w:val="nil"/>
              <w:right w:val="nil"/>
            </w:tcBorders>
            <w:vAlign w:val="center"/>
          </w:tcPr>
          <w:p w14:paraId="7F071A9F" w14:textId="128EA14C" w:rsidR="52827552" w:rsidRDefault="52827552"/>
        </w:tc>
        <w:tc>
          <w:tcPr>
            <w:tcW w:w="240" w:type="dxa"/>
            <w:tcBorders>
              <w:top w:val="nil"/>
              <w:left w:val="nil"/>
              <w:bottom w:val="nil"/>
              <w:right w:val="nil"/>
            </w:tcBorders>
            <w:vAlign w:val="center"/>
          </w:tcPr>
          <w:p w14:paraId="701C3999" w14:textId="10A6EC9E" w:rsidR="52827552" w:rsidRDefault="52827552"/>
        </w:tc>
        <w:tc>
          <w:tcPr>
            <w:tcW w:w="240" w:type="dxa"/>
            <w:tcBorders>
              <w:top w:val="nil"/>
              <w:left w:val="nil"/>
              <w:bottom w:val="nil"/>
              <w:right w:val="nil"/>
            </w:tcBorders>
            <w:vAlign w:val="center"/>
          </w:tcPr>
          <w:p w14:paraId="61145026" w14:textId="579095A8" w:rsidR="52827552" w:rsidRDefault="52827552"/>
        </w:tc>
        <w:tc>
          <w:tcPr>
            <w:tcW w:w="135" w:type="dxa"/>
            <w:tcBorders>
              <w:top w:val="single" w:sz="8" w:space="0" w:color="000000" w:themeColor="text1"/>
              <w:left w:val="nil"/>
              <w:bottom w:val="nil"/>
              <w:right w:val="nil"/>
            </w:tcBorders>
            <w:vAlign w:val="center"/>
          </w:tcPr>
          <w:p w14:paraId="51901A98" w14:textId="28613668" w:rsidR="52827552" w:rsidRDefault="52827552"/>
        </w:tc>
        <w:tc>
          <w:tcPr>
            <w:tcW w:w="60" w:type="dxa"/>
            <w:tcBorders>
              <w:top w:val="nil"/>
              <w:left w:val="nil"/>
              <w:bottom w:val="nil"/>
              <w:right w:val="nil"/>
            </w:tcBorders>
            <w:vAlign w:val="center"/>
          </w:tcPr>
          <w:p w14:paraId="7ECDBC0A" w14:textId="30E4903B" w:rsidR="52827552" w:rsidRDefault="52827552"/>
        </w:tc>
        <w:tc>
          <w:tcPr>
            <w:tcW w:w="285" w:type="dxa"/>
            <w:tcBorders>
              <w:top w:val="nil"/>
              <w:left w:val="nil"/>
              <w:bottom w:val="nil"/>
              <w:right w:val="nil"/>
            </w:tcBorders>
            <w:vAlign w:val="center"/>
          </w:tcPr>
          <w:p w14:paraId="68921A6E" w14:textId="3549B766" w:rsidR="52827552" w:rsidRDefault="52827552"/>
        </w:tc>
        <w:tc>
          <w:tcPr>
            <w:tcW w:w="495" w:type="dxa"/>
            <w:tcBorders>
              <w:top w:val="nil"/>
              <w:left w:val="nil"/>
              <w:bottom w:val="nil"/>
              <w:right w:val="nil"/>
            </w:tcBorders>
            <w:vAlign w:val="center"/>
          </w:tcPr>
          <w:p w14:paraId="031E9269" w14:textId="05B047AF" w:rsidR="52827552" w:rsidRDefault="52827552"/>
        </w:tc>
        <w:tc>
          <w:tcPr>
            <w:tcW w:w="345" w:type="dxa"/>
            <w:tcBorders>
              <w:top w:val="nil"/>
              <w:left w:val="nil"/>
              <w:bottom w:val="nil"/>
              <w:right w:val="nil"/>
            </w:tcBorders>
            <w:vAlign w:val="center"/>
          </w:tcPr>
          <w:p w14:paraId="1D1E5A9A" w14:textId="62C87A57" w:rsidR="52827552" w:rsidRDefault="52827552"/>
        </w:tc>
        <w:tc>
          <w:tcPr>
            <w:tcW w:w="60" w:type="dxa"/>
            <w:tcBorders>
              <w:top w:val="nil"/>
              <w:left w:val="nil"/>
              <w:bottom w:val="nil"/>
              <w:right w:val="nil"/>
            </w:tcBorders>
            <w:vAlign w:val="center"/>
          </w:tcPr>
          <w:p w14:paraId="6E82657F" w14:textId="61B81279" w:rsidR="52827552" w:rsidRDefault="52827552"/>
        </w:tc>
        <w:tc>
          <w:tcPr>
            <w:tcW w:w="105" w:type="dxa"/>
            <w:tcBorders>
              <w:top w:val="nil"/>
              <w:left w:val="nil"/>
              <w:bottom w:val="nil"/>
              <w:right w:val="nil"/>
            </w:tcBorders>
            <w:vAlign w:val="center"/>
          </w:tcPr>
          <w:p w14:paraId="61AAA523" w14:textId="0A730EF5" w:rsidR="52827552" w:rsidRDefault="52827552"/>
        </w:tc>
        <w:tc>
          <w:tcPr>
            <w:tcW w:w="855" w:type="dxa"/>
            <w:tcBorders>
              <w:top w:val="nil"/>
              <w:left w:val="nil"/>
              <w:bottom w:val="nil"/>
              <w:right w:val="nil"/>
            </w:tcBorders>
            <w:vAlign w:val="center"/>
          </w:tcPr>
          <w:p w14:paraId="68473B1D" w14:textId="7D721DF3" w:rsidR="52827552" w:rsidRDefault="52827552"/>
        </w:tc>
        <w:tc>
          <w:tcPr>
            <w:tcW w:w="270" w:type="dxa"/>
            <w:tcBorders>
              <w:top w:val="nil"/>
              <w:left w:val="nil"/>
              <w:bottom w:val="nil"/>
              <w:right w:val="nil"/>
            </w:tcBorders>
            <w:vAlign w:val="center"/>
          </w:tcPr>
          <w:p w14:paraId="1B3AA9DE" w14:textId="667AC2EB" w:rsidR="52827552" w:rsidRDefault="52827552"/>
        </w:tc>
      </w:tr>
    </w:tbl>
    <w:p w14:paraId="6178545D" w14:textId="3E21034C" w:rsidR="52827552" w:rsidRDefault="52827552" w:rsidP="52827552">
      <w:r w:rsidRPr="52827552">
        <w:t xml:space="preserve"> </w:t>
      </w:r>
    </w:p>
    <w:p w14:paraId="5E5351AC" w14:textId="77777777" w:rsidR="0019447E" w:rsidRDefault="0019447E" w:rsidP="0019447E"/>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8"/>
        <w:gridCol w:w="2654"/>
        <w:gridCol w:w="561"/>
        <w:gridCol w:w="553"/>
        <w:gridCol w:w="349"/>
        <w:gridCol w:w="12"/>
        <w:gridCol w:w="1524"/>
        <w:gridCol w:w="283"/>
        <w:gridCol w:w="196"/>
        <w:gridCol w:w="76"/>
        <w:gridCol w:w="284"/>
        <w:gridCol w:w="564"/>
        <w:gridCol w:w="559"/>
        <w:gridCol w:w="1182"/>
      </w:tblGrid>
      <w:tr w:rsidR="44B779EB" w14:paraId="668E0C7C" w14:textId="77777777" w:rsidTr="52827552">
        <w:trPr>
          <w:gridAfter w:val="10"/>
          <w:wAfter w:w="2781" w:type="dxa"/>
          <w:trHeight w:val="340"/>
        </w:trPr>
        <w:tc>
          <w:tcPr>
            <w:tcW w:w="561" w:type="dxa"/>
            <w:shd w:val="clear" w:color="auto" w:fill="F2F2F2" w:themeFill="background1" w:themeFillShade="F2"/>
            <w:vAlign w:val="center"/>
          </w:tcPr>
          <w:p w14:paraId="721322BB" w14:textId="77777777" w:rsidR="44B779EB" w:rsidRDefault="44B779EB" w:rsidP="44B779EB">
            <w:pPr>
              <w:jc w:val="center"/>
            </w:pPr>
            <w:r>
              <w:t>1</w:t>
            </w:r>
          </w:p>
        </w:tc>
        <w:tc>
          <w:tcPr>
            <w:tcW w:w="2700" w:type="dxa"/>
            <w:shd w:val="clear" w:color="auto" w:fill="F2F2F2" w:themeFill="background1" w:themeFillShade="F2"/>
            <w:vAlign w:val="center"/>
          </w:tcPr>
          <w:p w14:paraId="49F0E503" w14:textId="77777777" w:rsidR="44B779EB" w:rsidRDefault="44B779EB">
            <w:r>
              <w:t xml:space="preserve">Task #:             </w:t>
            </w:r>
          </w:p>
        </w:tc>
        <w:tc>
          <w:tcPr>
            <w:tcW w:w="1132" w:type="dxa"/>
            <w:gridSpan w:val="2"/>
            <w:vAlign w:val="center"/>
          </w:tcPr>
          <w:p w14:paraId="5712FA49" w14:textId="28CD2EA0" w:rsidR="44B779EB" w:rsidRDefault="52827552" w:rsidP="44B779EB">
            <w:pPr>
              <w:jc w:val="center"/>
              <w:rPr>
                <w:lang w:val="en-US"/>
              </w:rPr>
            </w:pPr>
            <w:r w:rsidRPr="52827552">
              <w:rPr>
                <w:lang w:val="en-US"/>
              </w:rPr>
              <w:t>4</w:t>
            </w:r>
          </w:p>
        </w:tc>
      </w:tr>
      <w:tr w:rsidR="44B779EB" w14:paraId="7C5CACE1" w14:textId="77777777" w:rsidTr="52827552">
        <w:trPr>
          <w:trHeight w:val="397"/>
        </w:trPr>
        <w:tc>
          <w:tcPr>
            <w:tcW w:w="561" w:type="dxa"/>
            <w:shd w:val="clear" w:color="auto" w:fill="F2F2F2" w:themeFill="background1" w:themeFillShade="F2"/>
            <w:vAlign w:val="center"/>
          </w:tcPr>
          <w:p w14:paraId="767D354D" w14:textId="77777777" w:rsidR="44B779EB" w:rsidRDefault="44B779EB" w:rsidP="44B779EB">
            <w:pPr>
              <w:jc w:val="center"/>
            </w:pPr>
            <w:r>
              <w:t>2</w:t>
            </w:r>
          </w:p>
        </w:tc>
        <w:tc>
          <w:tcPr>
            <w:tcW w:w="2700" w:type="dxa"/>
            <w:shd w:val="clear" w:color="auto" w:fill="F2F2F2" w:themeFill="background1" w:themeFillShade="F2"/>
            <w:vAlign w:val="center"/>
          </w:tcPr>
          <w:p w14:paraId="4B88C2AF" w14:textId="77777777" w:rsidR="44B779EB" w:rsidRDefault="44B779EB">
            <w:r>
              <w:t>Task name:</w:t>
            </w:r>
          </w:p>
        </w:tc>
        <w:tc>
          <w:tcPr>
            <w:tcW w:w="3913" w:type="dxa"/>
            <w:gridSpan w:val="12"/>
            <w:shd w:val="clear" w:color="auto" w:fill="auto"/>
            <w:vAlign w:val="center"/>
          </w:tcPr>
          <w:p w14:paraId="1D9732AA" w14:textId="77777777" w:rsidR="44B779EB" w:rsidRDefault="44B779EB" w:rsidP="44B779EB">
            <w:pPr>
              <w:rPr>
                <w:sz w:val="20"/>
                <w:szCs w:val="20"/>
              </w:rPr>
            </w:pPr>
            <w:r w:rsidRPr="44B779EB">
              <w:rPr>
                <w:sz w:val="20"/>
                <w:szCs w:val="20"/>
              </w:rPr>
              <w:t>Building Cascade Graphs</w:t>
            </w:r>
          </w:p>
        </w:tc>
      </w:tr>
      <w:tr w:rsidR="44B779EB" w14:paraId="16F510BA" w14:textId="77777777" w:rsidTr="52827552">
        <w:trPr>
          <w:gridAfter w:val="1"/>
          <w:wAfter w:w="717" w:type="dxa"/>
        </w:trPr>
        <w:tc>
          <w:tcPr>
            <w:tcW w:w="561" w:type="dxa"/>
            <w:shd w:val="clear" w:color="auto" w:fill="F2F2F2" w:themeFill="background1" w:themeFillShade="F2"/>
            <w:vAlign w:val="center"/>
          </w:tcPr>
          <w:p w14:paraId="0DD3A552" w14:textId="77777777" w:rsidR="44B779EB" w:rsidRDefault="44B779EB" w:rsidP="44B779EB">
            <w:pPr>
              <w:jc w:val="center"/>
            </w:pPr>
            <w:r>
              <w:t>3</w:t>
            </w:r>
          </w:p>
        </w:tc>
        <w:tc>
          <w:tcPr>
            <w:tcW w:w="2700" w:type="dxa"/>
            <w:shd w:val="clear" w:color="auto" w:fill="F2F2F2" w:themeFill="background1" w:themeFillShade="F2"/>
          </w:tcPr>
          <w:p w14:paraId="30DFE639" w14:textId="77777777" w:rsidR="44B779EB" w:rsidRDefault="44B779EB">
            <w:r>
              <w:t>Company taking part in task (mark with “x”)</w:t>
            </w:r>
          </w:p>
        </w:tc>
        <w:tc>
          <w:tcPr>
            <w:tcW w:w="565" w:type="dxa"/>
            <w:shd w:val="clear" w:color="auto" w:fill="F2F2F2" w:themeFill="background1" w:themeFillShade="F2"/>
            <w:vAlign w:val="center"/>
          </w:tcPr>
          <w:p w14:paraId="058EAFD8" w14:textId="77777777" w:rsidR="44B779EB" w:rsidRDefault="44B779EB" w:rsidP="44B779EB">
            <w:pPr>
              <w:tabs>
                <w:tab w:val="left" w:pos="678"/>
              </w:tabs>
              <w:jc w:val="center"/>
            </w:pPr>
            <w:r>
              <w:t>IL:</w:t>
            </w:r>
          </w:p>
        </w:tc>
        <w:tc>
          <w:tcPr>
            <w:tcW w:w="567" w:type="dxa"/>
            <w:shd w:val="clear" w:color="auto" w:fill="auto"/>
            <w:vAlign w:val="center"/>
          </w:tcPr>
          <w:p w14:paraId="12C3F01E" w14:textId="6E65F88D" w:rsidR="44B779EB" w:rsidRDefault="44B779EB" w:rsidP="44B779EB">
            <w:pPr>
              <w:tabs>
                <w:tab w:val="left" w:pos="678"/>
              </w:tabs>
              <w:jc w:val="center"/>
              <w:rPr>
                <w:lang w:val="en-US"/>
              </w:rPr>
            </w:pPr>
          </w:p>
        </w:tc>
        <w:tc>
          <w:tcPr>
            <w:tcW w:w="644" w:type="dxa"/>
            <w:gridSpan w:val="3"/>
            <w:shd w:val="clear" w:color="auto" w:fill="F2F2F2" w:themeFill="background1" w:themeFillShade="F2"/>
            <w:vAlign w:val="center"/>
          </w:tcPr>
          <w:p w14:paraId="7F9457CB" w14:textId="77777777" w:rsidR="44B779EB" w:rsidRDefault="44B779EB" w:rsidP="44B779EB">
            <w:pPr>
              <w:tabs>
                <w:tab w:val="left" w:pos="678"/>
              </w:tabs>
              <w:jc w:val="center"/>
            </w:pPr>
            <w:r>
              <w:t>US:</w:t>
            </w:r>
          </w:p>
        </w:tc>
        <w:tc>
          <w:tcPr>
            <w:tcW w:w="569" w:type="dxa"/>
            <w:gridSpan w:val="3"/>
            <w:shd w:val="clear" w:color="auto" w:fill="auto"/>
            <w:vAlign w:val="center"/>
          </w:tcPr>
          <w:p w14:paraId="7E237990" w14:textId="77777777" w:rsidR="44B779EB" w:rsidRDefault="44B779EB" w:rsidP="44B779EB">
            <w:pPr>
              <w:tabs>
                <w:tab w:val="left" w:pos="678"/>
              </w:tabs>
              <w:jc w:val="center"/>
            </w:pPr>
          </w:p>
        </w:tc>
        <w:tc>
          <w:tcPr>
            <w:tcW w:w="851" w:type="dxa"/>
            <w:gridSpan w:val="2"/>
            <w:shd w:val="clear" w:color="auto" w:fill="F2F2F2" w:themeFill="background1" w:themeFillShade="F2"/>
            <w:vAlign w:val="center"/>
          </w:tcPr>
          <w:p w14:paraId="3B8F2BCD" w14:textId="77777777" w:rsidR="44B779EB" w:rsidRDefault="44B779EB" w:rsidP="44B779EB">
            <w:pPr>
              <w:tabs>
                <w:tab w:val="left" w:pos="678"/>
              </w:tabs>
              <w:jc w:val="center"/>
            </w:pPr>
            <w:r>
              <w:t>Both:</w:t>
            </w:r>
          </w:p>
        </w:tc>
        <w:tc>
          <w:tcPr>
            <w:tcW w:w="567" w:type="dxa"/>
            <w:shd w:val="clear" w:color="auto" w:fill="auto"/>
            <w:vAlign w:val="center"/>
          </w:tcPr>
          <w:p w14:paraId="4DC8B0B4" w14:textId="68B2D6DD" w:rsidR="44B779EB" w:rsidRDefault="44B779EB" w:rsidP="44B779EB">
            <w:pPr>
              <w:tabs>
                <w:tab w:val="left" w:pos="678"/>
              </w:tabs>
              <w:jc w:val="center"/>
            </w:pPr>
            <w:r>
              <w:t>X</w:t>
            </w:r>
          </w:p>
        </w:tc>
      </w:tr>
      <w:tr w:rsidR="44B779EB" w14:paraId="10C3B436" w14:textId="77777777" w:rsidTr="52827552">
        <w:trPr>
          <w:gridAfter w:val="10"/>
          <w:wAfter w:w="2781" w:type="dxa"/>
          <w:trHeight w:val="340"/>
        </w:trPr>
        <w:tc>
          <w:tcPr>
            <w:tcW w:w="561" w:type="dxa"/>
            <w:shd w:val="clear" w:color="auto" w:fill="F2F2F2" w:themeFill="background1" w:themeFillShade="F2"/>
            <w:vAlign w:val="center"/>
          </w:tcPr>
          <w:p w14:paraId="2BF8DD95" w14:textId="77777777" w:rsidR="44B779EB" w:rsidRDefault="44B779EB" w:rsidP="44B779EB">
            <w:pPr>
              <w:jc w:val="center"/>
            </w:pPr>
            <w:r>
              <w:lastRenderedPageBreak/>
              <w:t>4</w:t>
            </w:r>
          </w:p>
        </w:tc>
        <w:tc>
          <w:tcPr>
            <w:tcW w:w="2700" w:type="dxa"/>
            <w:shd w:val="clear" w:color="auto" w:fill="F2F2F2" w:themeFill="background1" w:themeFillShade="F2"/>
            <w:vAlign w:val="center"/>
          </w:tcPr>
          <w:p w14:paraId="7DC978BE" w14:textId="77777777" w:rsidR="44B779EB" w:rsidRDefault="44B779EB">
            <w:r>
              <w:t>Task duration (days):</w:t>
            </w:r>
          </w:p>
        </w:tc>
        <w:tc>
          <w:tcPr>
            <w:tcW w:w="1132" w:type="dxa"/>
            <w:gridSpan w:val="2"/>
            <w:shd w:val="clear" w:color="auto" w:fill="auto"/>
            <w:vAlign w:val="center"/>
          </w:tcPr>
          <w:p w14:paraId="1057DE92" w14:textId="7D94DDCF" w:rsidR="44B779EB" w:rsidRDefault="44B779EB" w:rsidP="44B779EB">
            <w:pPr>
              <w:jc w:val="center"/>
              <w:rPr>
                <w:b/>
                <w:bCs/>
                <w:lang w:val="en-US"/>
              </w:rPr>
            </w:pPr>
          </w:p>
        </w:tc>
      </w:tr>
      <w:tr w:rsidR="44B779EB" w14:paraId="0DD0F58F" w14:textId="77777777" w:rsidTr="52827552">
        <w:trPr>
          <w:gridAfter w:val="6"/>
          <w:wAfter w:w="2931" w:type="dxa"/>
          <w:trHeight w:val="397"/>
        </w:trPr>
        <w:tc>
          <w:tcPr>
            <w:tcW w:w="561" w:type="dxa"/>
            <w:shd w:val="clear" w:color="auto" w:fill="F2F2F2" w:themeFill="background1" w:themeFillShade="F2"/>
            <w:vAlign w:val="center"/>
          </w:tcPr>
          <w:p w14:paraId="1D7BC318" w14:textId="77777777" w:rsidR="44B779EB" w:rsidRDefault="44B779EB" w:rsidP="44B779EB">
            <w:pPr>
              <w:jc w:val="center"/>
            </w:pPr>
            <w:r>
              <w:t>5</w:t>
            </w:r>
          </w:p>
        </w:tc>
        <w:tc>
          <w:tcPr>
            <w:tcW w:w="2700" w:type="dxa"/>
            <w:shd w:val="clear" w:color="auto" w:fill="F2F2F2" w:themeFill="background1" w:themeFillShade="F2"/>
            <w:vAlign w:val="center"/>
          </w:tcPr>
          <w:p w14:paraId="09E1E3CB" w14:textId="77777777" w:rsidR="44B779EB" w:rsidRDefault="44B779EB">
            <w:r>
              <w:t>Start date (DD/MM/YY):</w:t>
            </w:r>
          </w:p>
        </w:tc>
        <w:tc>
          <w:tcPr>
            <w:tcW w:w="1507" w:type="dxa"/>
            <w:gridSpan w:val="4"/>
            <w:shd w:val="clear" w:color="auto" w:fill="auto"/>
            <w:vAlign w:val="center"/>
          </w:tcPr>
          <w:p w14:paraId="7A8FE96F" w14:textId="77777777" w:rsidR="44B779EB" w:rsidRDefault="44B779EB" w:rsidP="44B779EB">
            <w:pPr>
              <w:jc w:val="center"/>
            </w:pPr>
          </w:p>
        </w:tc>
        <w:tc>
          <w:tcPr>
            <w:tcW w:w="146" w:type="dxa"/>
            <w:shd w:val="clear" w:color="auto" w:fill="auto"/>
            <w:vAlign w:val="center"/>
          </w:tcPr>
          <w:p w14:paraId="1C0237C7" w14:textId="77777777" w:rsidR="44B779EB" w:rsidRDefault="44B779EB" w:rsidP="44B779EB">
            <w:pPr>
              <w:jc w:val="center"/>
            </w:pPr>
          </w:p>
          <w:p w14:paraId="28117281" w14:textId="77777777" w:rsidR="44B779EB" w:rsidRDefault="44B779EB">
            <w:r>
              <w:t>End date (DD/MM/YY):</w:t>
            </w:r>
          </w:p>
        </w:tc>
        <w:tc>
          <w:tcPr>
            <w:tcW w:w="0" w:type="auto"/>
          </w:tcPr>
          <w:p w14:paraId="443D8AC5" w14:textId="77777777" w:rsidR="00751829" w:rsidRDefault="00751829">
            <w:pPr>
              <w:spacing w:line="240" w:lineRule="auto"/>
            </w:pPr>
          </w:p>
        </w:tc>
      </w:tr>
      <w:tr w:rsidR="44B779EB" w14:paraId="7912C711" w14:textId="77777777" w:rsidTr="52827552">
        <w:trPr>
          <w:gridAfter w:val="1"/>
          <w:wAfter w:w="1226" w:type="dxa"/>
          <w:trHeight w:val="340"/>
        </w:trPr>
        <w:tc>
          <w:tcPr>
            <w:tcW w:w="561" w:type="dxa"/>
            <w:shd w:val="clear" w:color="auto" w:fill="F2F2F2" w:themeFill="background1" w:themeFillShade="F2"/>
            <w:vAlign w:val="center"/>
          </w:tcPr>
          <w:p w14:paraId="4FE21D9E" w14:textId="77777777" w:rsidR="44B779EB" w:rsidRDefault="44B779EB" w:rsidP="44B779EB">
            <w:pPr>
              <w:jc w:val="center"/>
            </w:pPr>
            <w:r>
              <w:t>6</w:t>
            </w:r>
          </w:p>
        </w:tc>
        <w:tc>
          <w:tcPr>
            <w:tcW w:w="2700" w:type="dxa"/>
            <w:shd w:val="clear" w:color="auto" w:fill="F2F2F2" w:themeFill="background1" w:themeFillShade="F2"/>
            <w:vAlign w:val="center"/>
          </w:tcPr>
          <w:p w14:paraId="64FABFA8" w14:textId="77777777" w:rsidR="44B779EB" w:rsidRDefault="44B779EB">
            <w:r>
              <w:t>Company name:</w:t>
            </w:r>
          </w:p>
        </w:tc>
        <w:tc>
          <w:tcPr>
            <w:tcW w:w="2266" w:type="dxa"/>
            <w:gridSpan w:val="7"/>
            <w:shd w:val="clear" w:color="auto" w:fill="auto"/>
            <w:vAlign w:val="center"/>
          </w:tcPr>
          <w:p w14:paraId="2BF01934" w14:textId="77777777" w:rsidR="44B779EB" w:rsidRDefault="44B779EB" w:rsidP="44B779EB">
            <w:pPr>
              <w:jc w:val="center"/>
              <w:rPr>
                <w:b/>
                <w:bCs/>
              </w:rPr>
            </w:pPr>
            <w:r w:rsidRPr="44B779EB">
              <w:rPr>
                <w:b/>
                <w:bCs/>
              </w:rPr>
              <w:t>[IL]</w:t>
            </w:r>
          </w:p>
        </w:tc>
        <w:tc>
          <w:tcPr>
            <w:tcW w:w="717" w:type="dxa"/>
            <w:gridSpan w:val="3"/>
            <w:shd w:val="clear" w:color="auto" w:fill="F2F2F2" w:themeFill="background1" w:themeFillShade="F2"/>
            <w:vAlign w:val="center"/>
          </w:tcPr>
          <w:p w14:paraId="26F9CA07" w14:textId="77777777" w:rsidR="44B779EB" w:rsidRDefault="44B779EB" w:rsidP="44B779EB">
            <w:pPr>
              <w:jc w:val="center"/>
              <w:rPr>
                <w:b/>
                <w:bCs/>
              </w:rPr>
            </w:pPr>
            <w:r w:rsidRPr="44B779EB">
              <w:rPr>
                <w:b/>
                <w:bCs/>
              </w:rPr>
              <w:t>Total</w:t>
            </w:r>
          </w:p>
          <w:p w14:paraId="37E72DCB" w14:textId="77777777" w:rsidR="44B779EB" w:rsidRDefault="44B779EB" w:rsidP="44B779EB">
            <w:pPr>
              <w:jc w:val="center"/>
              <w:rPr>
                <w:b/>
                <w:bCs/>
              </w:rPr>
            </w:pPr>
            <w:r w:rsidRPr="44B779EB">
              <w:rPr>
                <w:b/>
                <w:bCs/>
              </w:rPr>
              <w:t>[US]</w:t>
            </w:r>
          </w:p>
        </w:tc>
        <w:tc>
          <w:tcPr>
            <w:tcW w:w="0" w:type="auto"/>
          </w:tcPr>
          <w:p w14:paraId="08018E12" w14:textId="77777777" w:rsidR="00751829" w:rsidRDefault="00751829">
            <w:pPr>
              <w:spacing w:line="240" w:lineRule="auto"/>
            </w:pPr>
          </w:p>
        </w:tc>
      </w:tr>
      <w:tr w:rsidR="44B779EB" w14:paraId="7E119630" w14:textId="77777777" w:rsidTr="52827552">
        <w:trPr>
          <w:gridAfter w:val="1"/>
          <w:wAfter w:w="1226" w:type="dxa"/>
          <w:trHeight w:val="340"/>
        </w:trPr>
        <w:tc>
          <w:tcPr>
            <w:tcW w:w="561" w:type="dxa"/>
            <w:shd w:val="clear" w:color="auto" w:fill="F2F2F2" w:themeFill="background1" w:themeFillShade="F2"/>
            <w:vAlign w:val="center"/>
          </w:tcPr>
          <w:p w14:paraId="5FEE813B" w14:textId="77777777" w:rsidR="44B779EB" w:rsidRDefault="44B779EB" w:rsidP="44B779EB">
            <w:pPr>
              <w:jc w:val="center"/>
            </w:pPr>
            <w:r>
              <w:t>7</w:t>
            </w:r>
          </w:p>
        </w:tc>
        <w:tc>
          <w:tcPr>
            <w:tcW w:w="2700" w:type="dxa"/>
            <w:shd w:val="clear" w:color="auto" w:fill="F2F2F2" w:themeFill="background1" w:themeFillShade="F2"/>
            <w:vAlign w:val="center"/>
          </w:tcPr>
          <w:p w14:paraId="2143E694" w14:textId="77777777" w:rsidR="44B779EB" w:rsidRDefault="44B779EB">
            <w:r>
              <w:t>Task budget (K$):</w:t>
            </w:r>
          </w:p>
        </w:tc>
        <w:tc>
          <w:tcPr>
            <w:tcW w:w="2266" w:type="dxa"/>
            <w:gridSpan w:val="7"/>
            <w:shd w:val="clear" w:color="auto" w:fill="auto"/>
            <w:vAlign w:val="center"/>
          </w:tcPr>
          <w:p w14:paraId="667E4626" w14:textId="77777777" w:rsidR="44B779EB" w:rsidRDefault="44B779EB" w:rsidP="44B779EB">
            <w:pPr>
              <w:jc w:val="center"/>
            </w:pPr>
          </w:p>
        </w:tc>
        <w:tc>
          <w:tcPr>
            <w:tcW w:w="717" w:type="dxa"/>
            <w:gridSpan w:val="3"/>
            <w:shd w:val="clear" w:color="auto" w:fill="auto"/>
            <w:vAlign w:val="center"/>
          </w:tcPr>
          <w:p w14:paraId="3E24D4C1" w14:textId="77777777" w:rsidR="44B779EB" w:rsidRDefault="44B779EB" w:rsidP="44B779EB">
            <w:pPr>
              <w:jc w:val="center"/>
            </w:pPr>
          </w:p>
          <w:p w14:paraId="1299FA29" w14:textId="77777777" w:rsidR="44B779EB" w:rsidRDefault="44B779EB" w:rsidP="44B779EB">
            <w:pPr>
              <w:jc w:val="center"/>
            </w:pPr>
          </w:p>
        </w:tc>
        <w:tc>
          <w:tcPr>
            <w:tcW w:w="0" w:type="auto"/>
          </w:tcPr>
          <w:p w14:paraId="3EB40E99" w14:textId="77777777" w:rsidR="00751829" w:rsidRDefault="00751829">
            <w:pPr>
              <w:spacing w:line="240" w:lineRule="auto"/>
            </w:pPr>
          </w:p>
        </w:tc>
      </w:tr>
      <w:tr w:rsidR="44B779EB" w14:paraId="413C4DEA" w14:textId="77777777" w:rsidTr="52827552">
        <w:trPr>
          <w:gridAfter w:val="1"/>
          <w:wAfter w:w="1226" w:type="dxa"/>
          <w:trHeight w:val="340"/>
        </w:trPr>
        <w:tc>
          <w:tcPr>
            <w:tcW w:w="561" w:type="dxa"/>
            <w:shd w:val="clear" w:color="auto" w:fill="F2F2F2" w:themeFill="background1" w:themeFillShade="F2"/>
            <w:vAlign w:val="center"/>
          </w:tcPr>
          <w:p w14:paraId="157DEFEC" w14:textId="77777777" w:rsidR="44B779EB" w:rsidRDefault="44B779EB" w:rsidP="44B779EB">
            <w:pPr>
              <w:jc w:val="center"/>
            </w:pPr>
            <w:r>
              <w:t>8</w:t>
            </w:r>
          </w:p>
        </w:tc>
        <w:tc>
          <w:tcPr>
            <w:tcW w:w="2700" w:type="dxa"/>
            <w:shd w:val="clear" w:color="auto" w:fill="F2F2F2" w:themeFill="background1" w:themeFillShade="F2"/>
            <w:vAlign w:val="center"/>
          </w:tcPr>
          <w:p w14:paraId="753E8B82" w14:textId="77777777" w:rsidR="44B779EB" w:rsidRDefault="44B779EB">
            <w:r>
              <w:t>Task budget (% of total):</w:t>
            </w:r>
          </w:p>
        </w:tc>
        <w:tc>
          <w:tcPr>
            <w:tcW w:w="2266" w:type="dxa"/>
            <w:gridSpan w:val="7"/>
            <w:shd w:val="clear" w:color="auto" w:fill="auto"/>
            <w:vAlign w:val="center"/>
          </w:tcPr>
          <w:p w14:paraId="361C0BD4" w14:textId="77777777" w:rsidR="44B779EB" w:rsidRDefault="44B779EB" w:rsidP="44B779EB">
            <w:pPr>
              <w:jc w:val="center"/>
            </w:pPr>
            <w:r>
              <w:t>%</w:t>
            </w:r>
          </w:p>
        </w:tc>
        <w:tc>
          <w:tcPr>
            <w:tcW w:w="717" w:type="dxa"/>
            <w:gridSpan w:val="3"/>
            <w:shd w:val="clear" w:color="auto" w:fill="F2F2F2" w:themeFill="background1" w:themeFillShade="F2"/>
            <w:vAlign w:val="center"/>
          </w:tcPr>
          <w:p w14:paraId="2A5EE2B7" w14:textId="77777777" w:rsidR="44B779EB" w:rsidRDefault="44B779EB" w:rsidP="44B779EB">
            <w:pPr>
              <w:jc w:val="center"/>
            </w:pPr>
            <w:r>
              <w:t>100%</w:t>
            </w:r>
          </w:p>
          <w:p w14:paraId="2AA1DD91" w14:textId="77777777" w:rsidR="44B779EB" w:rsidRDefault="44B779EB" w:rsidP="44B779EB">
            <w:pPr>
              <w:jc w:val="center"/>
            </w:pPr>
            <w:r>
              <w:t>%</w:t>
            </w:r>
          </w:p>
        </w:tc>
        <w:tc>
          <w:tcPr>
            <w:tcW w:w="0" w:type="auto"/>
          </w:tcPr>
          <w:p w14:paraId="1CA0D70E" w14:textId="77777777" w:rsidR="00751829" w:rsidRDefault="00751829">
            <w:pPr>
              <w:spacing w:line="240" w:lineRule="auto"/>
            </w:pPr>
          </w:p>
        </w:tc>
      </w:tr>
      <w:tr w:rsidR="44B779EB" w14:paraId="368488E7" w14:textId="77777777" w:rsidTr="52827552">
        <w:trPr>
          <w:trHeight w:val="548"/>
        </w:trPr>
        <w:tc>
          <w:tcPr>
            <w:tcW w:w="561" w:type="dxa"/>
            <w:shd w:val="clear" w:color="auto" w:fill="F2F2F2" w:themeFill="background1" w:themeFillShade="F2"/>
            <w:vAlign w:val="center"/>
          </w:tcPr>
          <w:p w14:paraId="7A63BE0D" w14:textId="77777777" w:rsidR="44B779EB" w:rsidRDefault="44B779EB" w:rsidP="44B779EB">
            <w:pPr>
              <w:jc w:val="center"/>
            </w:pPr>
            <w:r>
              <w:t>9</w:t>
            </w:r>
          </w:p>
        </w:tc>
        <w:tc>
          <w:tcPr>
            <w:tcW w:w="2700" w:type="dxa"/>
            <w:shd w:val="clear" w:color="auto" w:fill="F2F2F2" w:themeFill="background1" w:themeFillShade="F2"/>
            <w:vAlign w:val="center"/>
          </w:tcPr>
          <w:p w14:paraId="5E86B267" w14:textId="77777777" w:rsidR="44B779EB" w:rsidRDefault="44B779EB" w:rsidP="44B779EB">
            <w:pPr>
              <w:rPr>
                <w:b/>
                <w:bCs/>
              </w:rPr>
            </w:pPr>
            <w:r w:rsidRPr="44B779EB">
              <w:rPr>
                <w:b/>
                <w:bCs/>
              </w:rPr>
              <w:t>Objective of task:</w:t>
            </w:r>
          </w:p>
        </w:tc>
        <w:tc>
          <w:tcPr>
            <w:tcW w:w="3913" w:type="dxa"/>
            <w:gridSpan w:val="12"/>
            <w:vAlign w:val="center"/>
          </w:tcPr>
          <w:p w14:paraId="25EF0791" w14:textId="22D573D4" w:rsidR="44B779EB" w:rsidRDefault="67FAB41B" w:rsidP="44B779EB">
            <w:pPr>
              <w:rPr>
                <w:lang w:val="en-US"/>
              </w:rPr>
            </w:pPr>
            <w:r w:rsidRPr="67FAB41B">
              <w:rPr>
                <w:lang w:val="en-US"/>
              </w:rPr>
              <w:t>Construct the cascade graph for a given discussion wave that describes the discussion information flow between users.</w:t>
            </w:r>
          </w:p>
        </w:tc>
      </w:tr>
      <w:tr w:rsidR="44B779EB" w14:paraId="18F35952" w14:textId="77777777" w:rsidTr="52827552">
        <w:tc>
          <w:tcPr>
            <w:tcW w:w="561" w:type="dxa"/>
            <w:shd w:val="clear" w:color="auto" w:fill="F2F2F2" w:themeFill="background1" w:themeFillShade="F2"/>
            <w:vAlign w:val="center"/>
          </w:tcPr>
          <w:p w14:paraId="7919B084" w14:textId="77777777" w:rsidR="44B779EB" w:rsidRDefault="44B779EB" w:rsidP="44B779EB">
            <w:pPr>
              <w:jc w:val="center"/>
            </w:pPr>
            <w:r>
              <w:t>10</w:t>
            </w:r>
          </w:p>
        </w:tc>
        <w:tc>
          <w:tcPr>
            <w:tcW w:w="6613" w:type="dxa"/>
            <w:gridSpan w:val="13"/>
            <w:shd w:val="clear" w:color="auto" w:fill="F2F2F2" w:themeFill="background1" w:themeFillShade="F2"/>
            <w:vAlign w:val="center"/>
          </w:tcPr>
          <w:p w14:paraId="7C5FB276" w14:textId="77777777" w:rsidR="44B779EB" w:rsidRDefault="44B779EB" w:rsidP="44B779EB">
            <w:pPr>
              <w:jc w:val="center"/>
              <w:rPr>
                <w:b/>
                <w:bCs/>
              </w:rPr>
            </w:pPr>
            <w:r w:rsidRPr="44B779EB">
              <w:rPr>
                <w:b/>
                <w:bCs/>
              </w:rPr>
              <w:t>Task Description</w:t>
            </w:r>
            <w:r>
              <w:t xml:space="preserve"> (no restriction on size)</w:t>
            </w:r>
          </w:p>
        </w:tc>
      </w:tr>
      <w:tr w:rsidR="44B779EB" w14:paraId="4C9AF36A" w14:textId="77777777" w:rsidTr="52827552">
        <w:trPr>
          <w:trHeight w:val="850"/>
        </w:trPr>
        <w:tc>
          <w:tcPr>
            <w:tcW w:w="7174" w:type="dxa"/>
            <w:gridSpan w:val="14"/>
            <w:vAlign w:val="center"/>
          </w:tcPr>
          <w:p w14:paraId="628B74FD" w14:textId="6AB4D0E2" w:rsidR="44B779EB" w:rsidRDefault="52827552" w:rsidP="67FAB41B">
            <w:r w:rsidRPr="52827552">
              <w:rPr>
                <w:lang w:val="en-US"/>
              </w:rPr>
              <w:t xml:space="preserve">In this task, we want to build a cascade graph that describes the information flow of a given discourse. The cascade graph is built on each of the discourse interaction graphs. </w:t>
            </w:r>
            <w:r>
              <w:t xml:space="preserve">The nodes in the cascade graph are the users participating in the social discourse. The edges are defined heuristically according to the possibility of one user tweeting about a particular social </w:t>
            </w:r>
            <w:r w:rsidRPr="52827552">
              <w:rPr>
                <w:lang w:val="en-US"/>
              </w:rPr>
              <w:t xml:space="preserve">discourse </w:t>
            </w:r>
            <w:proofErr w:type="gramStart"/>
            <w:r>
              <w:t>as a result</w:t>
            </w:r>
            <w:proofErr w:type="gramEnd"/>
            <w:r>
              <w:t xml:space="preserve"> of seeing another user's tweet. </w:t>
            </w:r>
          </w:p>
          <w:p w14:paraId="4114290E" w14:textId="77777777" w:rsidR="44B779EB" w:rsidRDefault="44B779EB" w:rsidP="44B779EB">
            <w:pPr>
              <w:rPr>
                <w:lang w:val="en-US"/>
              </w:rPr>
            </w:pPr>
            <w:r w:rsidRPr="44B779EB">
              <w:rPr>
                <w:lang w:val="en-US"/>
              </w:rPr>
              <w:t>We define the rules for building cascade graphs as follows:</w:t>
            </w:r>
          </w:p>
          <w:p w14:paraId="5E03EB99" w14:textId="750E6EE5" w:rsidR="44B779EB" w:rsidRDefault="67FAB41B" w:rsidP="67FAB41B">
            <w:pPr>
              <w:pStyle w:val="ListParagraph"/>
              <w:numPr>
                <w:ilvl w:val="0"/>
                <w:numId w:val="17"/>
              </w:numPr>
              <w:rPr>
                <w:rFonts w:ascii="Arial" w:eastAsia="Arial" w:hAnsi="Arial" w:cs="Arial"/>
              </w:rPr>
            </w:pPr>
            <w:r w:rsidRPr="67FAB41B">
              <w:rPr>
                <w:rFonts w:ascii="Arial" w:eastAsia="Arial" w:hAnsi="Arial" w:cs="Arial"/>
              </w:rPr>
              <w:t>Nodes are users posting and retweeting on a given discourse.</w:t>
            </w:r>
          </w:p>
          <w:p w14:paraId="0D081BB4" w14:textId="77777777" w:rsidR="44B779EB" w:rsidRDefault="67FAB41B" w:rsidP="67FAB41B">
            <w:pPr>
              <w:pStyle w:val="ListParagraph"/>
              <w:numPr>
                <w:ilvl w:val="0"/>
                <w:numId w:val="17"/>
              </w:numPr>
              <w:rPr>
                <w:rFonts w:ascii="Arial" w:eastAsia="Arial" w:hAnsi="Arial" w:cs="Arial"/>
              </w:rPr>
            </w:pPr>
            <w:r w:rsidRPr="67FAB41B">
              <w:rPr>
                <w:rFonts w:ascii="Arial" w:eastAsia="Arial" w:hAnsi="Arial" w:cs="Arial"/>
              </w:rPr>
              <w:t>There is an edge from user A to user B if:</w:t>
            </w:r>
          </w:p>
          <w:p w14:paraId="5B1B75EB" w14:textId="77777777" w:rsidR="44B779EB" w:rsidRDefault="67FAB41B" w:rsidP="67FAB41B">
            <w:pPr>
              <w:pStyle w:val="ListParagraph"/>
              <w:numPr>
                <w:ilvl w:val="1"/>
                <w:numId w:val="17"/>
              </w:numPr>
              <w:rPr>
                <w:rFonts w:ascii="Arial" w:eastAsia="Arial" w:hAnsi="Arial" w:cs="Arial"/>
              </w:rPr>
            </w:pPr>
            <w:r w:rsidRPr="67FAB41B">
              <w:rPr>
                <w:rFonts w:ascii="Arial" w:eastAsia="Arial" w:hAnsi="Arial" w:cs="Arial"/>
              </w:rPr>
              <w:t>Both retweet the same user S.</w:t>
            </w:r>
          </w:p>
          <w:p w14:paraId="4102CB7F" w14:textId="77777777" w:rsidR="44B779EB" w:rsidRDefault="67FAB41B" w:rsidP="67FAB41B">
            <w:pPr>
              <w:pStyle w:val="ListParagraph"/>
              <w:numPr>
                <w:ilvl w:val="1"/>
                <w:numId w:val="17"/>
              </w:numPr>
              <w:rPr>
                <w:rFonts w:ascii="Arial" w:eastAsia="Arial" w:hAnsi="Arial" w:cs="Arial"/>
              </w:rPr>
            </w:pPr>
            <w:r w:rsidRPr="67FAB41B">
              <w:rPr>
                <w:rFonts w:ascii="Arial" w:eastAsia="Arial" w:hAnsi="Arial" w:cs="Arial"/>
              </w:rPr>
              <w:t>A retweeted S before B retweeted S.</w:t>
            </w:r>
          </w:p>
          <w:p w14:paraId="11828CBB" w14:textId="77264F4F" w:rsidR="44B779EB" w:rsidRDefault="67FAB41B" w:rsidP="67FAB41B">
            <w:pPr>
              <w:pStyle w:val="ListParagraph"/>
              <w:numPr>
                <w:ilvl w:val="1"/>
                <w:numId w:val="17"/>
              </w:numPr>
              <w:rPr>
                <w:rFonts w:ascii="Arial" w:eastAsia="Arial" w:hAnsi="Arial" w:cs="Arial"/>
              </w:rPr>
            </w:pPr>
            <w:r w:rsidRPr="67FAB41B">
              <w:rPr>
                <w:rFonts w:ascii="Arial" w:eastAsia="Arial" w:hAnsi="Arial" w:cs="Arial"/>
              </w:rPr>
              <w:t>A and B have friend/follower connection.</w:t>
            </w:r>
          </w:p>
          <w:p w14:paraId="2A10536F" w14:textId="77777777" w:rsidR="44B779EB" w:rsidRDefault="67FAB41B" w:rsidP="67FAB41B">
            <w:pPr>
              <w:pStyle w:val="ListParagraph"/>
              <w:numPr>
                <w:ilvl w:val="1"/>
                <w:numId w:val="17"/>
              </w:numPr>
              <w:rPr>
                <w:rFonts w:ascii="Arial" w:eastAsia="Arial" w:hAnsi="Arial" w:cs="Arial"/>
              </w:rPr>
            </w:pPr>
            <w:r w:rsidRPr="67FAB41B">
              <w:rPr>
                <w:rFonts w:ascii="Arial" w:eastAsia="Arial" w:hAnsi="Arial" w:cs="Arial"/>
              </w:rPr>
              <w:t>We replace the edge from S to B with the edge A to B.</w:t>
            </w:r>
          </w:p>
          <w:p w14:paraId="4F0F9CD9" w14:textId="776FCD03" w:rsidR="44B779EB" w:rsidRDefault="67FAB41B" w:rsidP="67FAB41B">
            <w:pPr>
              <w:pStyle w:val="ListParagraph"/>
              <w:numPr>
                <w:ilvl w:val="0"/>
                <w:numId w:val="17"/>
              </w:numPr>
              <w:rPr>
                <w:rFonts w:ascii="Arial" w:eastAsia="Arial" w:hAnsi="Arial" w:cs="Arial"/>
              </w:rPr>
            </w:pPr>
            <w:r w:rsidRPr="67FAB41B">
              <w:rPr>
                <w:rFonts w:ascii="Arial" w:eastAsia="Arial" w:hAnsi="Arial" w:cs="Arial"/>
              </w:rPr>
              <w:t>If B and A have no friend/follower connection, we keep the connection between S to B.</w:t>
            </w:r>
          </w:p>
          <w:p w14:paraId="3FC50CA8" w14:textId="4525DC4C" w:rsidR="44B779EB" w:rsidRDefault="52827552" w:rsidP="67FAB41B">
            <w:pPr>
              <w:rPr>
                <w:lang w:val="en-US"/>
              </w:rPr>
            </w:pPr>
            <w:r w:rsidRPr="52827552">
              <w:rPr>
                <w:lang w:val="en-US"/>
              </w:rPr>
              <w:t>The intuition is that</w:t>
            </w:r>
            <w:r>
              <w:t xml:space="preserve"> in case user A and B retweeted user S and user B is friend with user A, we assume that if B retweet was after A retweet, then B was actually retweeting A.</w:t>
            </w:r>
            <w:r w:rsidRPr="52827552">
              <w:rPr>
                <w:lang w:val="en-US"/>
              </w:rPr>
              <w:t xml:space="preserve"> Later we will use the cascade graph to analyze and explain the development of the discourse wave.</w:t>
            </w:r>
          </w:p>
        </w:tc>
      </w:tr>
      <w:tr w:rsidR="44B779EB" w14:paraId="58630B9A" w14:textId="77777777" w:rsidTr="52827552">
        <w:trPr>
          <w:gridAfter w:val="3"/>
          <w:wAfter w:w="1284" w:type="dxa"/>
          <w:trHeight w:val="454"/>
        </w:trPr>
        <w:tc>
          <w:tcPr>
            <w:tcW w:w="561" w:type="dxa"/>
            <w:shd w:val="clear" w:color="auto" w:fill="F2F2F2" w:themeFill="background1" w:themeFillShade="F2"/>
            <w:vAlign w:val="center"/>
          </w:tcPr>
          <w:p w14:paraId="16013DA2" w14:textId="77777777" w:rsidR="44B779EB" w:rsidRDefault="44B779EB" w:rsidP="44B779EB">
            <w:pPr>
              <w:jc w:val="center"/>
            </w:pPr>
            <w:r>
              <w:t>11</w:t>
            </w:r>
          </w:p>
        </w:tc>
        <w:tc>
          <w:tcPr>
            <w:tcW w:w="4195" w:type="dxa"/>
            <w:gridSpan w:val="4"/>
            <w:shd w:val="clear" w:color="auto" w:fill="F2F2F2" w:themeFill="background1" w:themeFillShade="F2"/>
            <w:vAlign w:val="center"/>
          </w:tcPr>
          <w:p w14:paraId="7C6149A1" w14:textId="77777777" w:rsidR="44B779EB" w:rsidRDefault="44B779EB" w:rsidP="44B779EB">
            <w:pPr>
              <w:rPr>
                <w:b/>
                <w:bCs/>
              </w:rPr>
            </w:pPr>
            <w:r w:rsidRPr="44B779EB">
              <w:rPr>
                <w:b/>
                <w:bCs/>
              </w:rPr>
              <w:t># of the Milestone(s) to be reached:</w:t>
            </w:r>
          </w:p>
        </w:tc>
        <w:tc>
          <w:tcPr>
            <w:tcW w:w="567" w:type="dxa"/>
            <w:gridSpan w:val="3"/>
            <w:vAlign w:val="center"/>
          </w:tcPr>
          <w:p w14:paraId="2CAC5561" w14:textId="323C254F" w:rsidR="44B779EB" w:rsidRDefault="52827552">
            <w:commentRangeStart w:id="79"/>
            <w:r>
              <w:t>3</w:t>
            </w:r>
            <w:commentRangeEnd w:id="79"/>
            <w:r w:rsidR="001208EE">
              <w:rPr>
                <w:rStyle w:val="CommentReference"/>
                <w:rFonts w:asciiTheme="minorHAnsi" w:eastAsiaTheme="minorHAnsi" w:hAnsiTheme="minorHAnsi" w:cstheme="minorBidi"/>
                <w:lang w:val="en-US" w:eastAsia="en-US"/>
              </w:rPr>
              <w:commentReference w:id="79"/>
            </w:r>
          </w:p>
        </w:tc>
        <w:tc>
          <w:tcPr>
            <w:tcW w:w="567" w:type="dxa"/>
            <w:gridSpan w:val="3"/>
            <w:vAlign w:val="center"/>
          </w:tcPr>
          <w:p w14:paraId="55E5B8A7" w14:textId="77777777" w:rsidR="44B779EB" w:rsidRDefault="44B779EB"/>
        </w:tc>
      </w:tr>
      <w:tr w:rsidR="44B779EB" w14:paraId="37F28684" w14:textId="77777777" w:rsidTr="52827552">
        <w:trPr>
          <w:gridAfter w:val="3"/>
          <w:wAfter w:w="1284" w:type="dxa"/>
          <w:trHeight w:val="454"/>
        </w:trPr>
        <w:tc>
          <w:tcPr>
            <w:tcW w:w="561" w:type="dxa"/>
            <w:shd w:val="clear" w:color="auto" w:fill="F2F2F2" w:themeFill="background1" w:themeFillShade="F2"/>
            <w:vAlign w:val="center"/>
          </w:tcPr>
          <w:p w14:paraId="0C173B85" w14:textId="77777777" w:rsidR="44B779EB" w:rsidRDefault="44B779EB" w:rsidP="44B779EB">
            <w:pPr>
              <w:jc w:val="center"/>
            </w:pPr>
            <w:r>
              <w:t>12</w:t>
            </w:r>
          </w:p>
        </w:tc>
        <w:tc>
          <w:tcPr>
            <w:tcW w:w="4195" w:type="dxa"/>
            <w:gridSpan w:val="4"/>
            <w:shd w:val="clear" w:color="auto" w:fill="F2F2F2" w:themeFill="background1" w:themeFillShade="F2"/>
            <w:vAlign w:val="center"/>
          </w:tcPr>
          <w:p w14:paraId="14FC9E05" w14:textId="77777777" w:rsidR="44B779EB" w:rsidRDefault="44B779EB" w:rsidP="44B779EB">
            <w:pPr>
              <w:rPr>
                <w:b/>
                <w:bCs/>
              </w:rPr>
            </w:pPr>
            <w:r w:rsidRPr="44B779EB">
              <w:rPr>
                <w:b/>
                <w:bCs/>
              </w:rPr>
              <w:t># of the Deliverable(s) to be provided:</w:t>
            </w:r>
          </w:p>
        </w:tc>
        <w:tc>
          <w:tcPr>
            <w:tcW w:w="567" w:type="dxa"/>
            <w:gridSpan w:val="3"/>
            <w:vAlign w:val="center"/>
          </w:tcPr>
          <w:p w14:paraId="68966C49" w14:textId="77777777" w:rsidR="44B779EB" w:rsidRDefault="44B779EB"/>
        </w:tc>
        <w:tc>
          <w:tcPr>
            <w:tcW w:w="567" w:type="dxa"/>
            <w:gridSpan w:val="3"/>
            <w:vAlign w:val="center"/>
          </w:tcPr>
          <w:p w14:paraId="2884331B" w14:textId="77777777" w:rsidR="44B779EB" w:rsidRDefault="44B779EB"/>
        </w:tc>
      </w:tr>
    </w:tbl>
    <w:p w14:paraId="3D712A79" w14:textId="13FFF2FE" w:rsidR="0019447E" w:rsidRDefault="0019447E" w:rsidP="44B779EB"/>
    <w:p w14:paraId="72C2E356" w14:textId="194BE847" w:rsidR="44B779EB" w:rsidRDefault="44B779EB" w:rsidP="44B779EB"/>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27" w:type="dxa"/>
          <w:right w:w="0" w:type="dxa"/>
        </w:tblCellMar>
        <w:tblLook w:val="04A0" w:firstRow="1" w:lastRow="0" w:firstColumn="1" w:lastColumn="0" w:noHBand="0" w:noVBand="1"/>
      </w:tblPr>
      <w:tblGrid>
        <w:gridCol w:w="561"/>
        <w:gridCol w:w="2700"/>
        <w:gridCol w:w="565"/>
        <w:gridCol w:w="567"/>
        <w:gridCol w:w="363"/>
        <w:gridCol w:w="12"/>
        <w:gridCol w:w="269"/>
        <w:gridCol w:w="286"/>
        <w:gridCol w:w="204"/>
        <w:gridCol w:w="79"/>
        <w:gridCol w:w="284"/>
        <w:gridCol w:w="567"/>
        <w:gridCol w:w="571"/>
        <w:gridCol w:w="146"/>
        <w:gridCol w:w="145"/>
        <w:gridCol w:w="1287"/>
        <w:gridCol w:w="608"/>
      </w:tblGrid>
      <w:tr w:rsidR="0019447E" w:rsidRPr="00964428" w14:paraId="6CDFC605" w14:textId="77777777" w:rsidTr="52827552">
        <w:trPr>
          <w:gridAfter w:val="13"/>
          <w:wAfter w:w="4821" w:type="dxa"/>
          <w:trHeight w:val="340"/>
        </w:trPr>
        <w:tc>
          <w:tcPr>
            <w:tcW w:w="561" w:type="dxa"/>
            <w:shd w:val="clear" w:color="auto" w:fill="F2F2F2" w:themeFill="background1" w:themeFillShade="F2"/>
            <w:vAlign w:val="center"/>
          </w:tcPr>
          <w:p w14:paraId="397733FB" w14:textId="77777777" w:rsidR="0019447E" w:rsidRPr="00D43650" w:rsidRDefault="0019447E" w:rsidP="00305404">
            <w:pPr>
              <w:jc w:val="center"/>
            </w:pPr>
            <w:r w:rsidRPr="00D43650">
              <w:t>1</w:t>
            </w:r>
          </w:p>
        </w:tc>
        <w:tc>
          <w:tcPr>
            <w:tcW w:w="2700" w:type="dxa"/>
            <w:shd w:val="clear" w:color="auto" w:fill="F2F2F2" w:themeFill="background1" w:themeFillShade="F2"/>
            <w:vAlign w:val="center"/>
          </w:tcPr>
          <w:p w14:paraId="2D11FDB9" w14:textId="77777777" w:rsidR="0019447E" w:rsidRPr="00964428" w:rsidRDefault="0019447E" w:rsidP="00305404">
            <w:r w:rsidRPr="00964428">
              <w:t>Task #</w:t>
            </w:r>
            <w:r>
              <w:t xml:space="preserve">:             </w:t>
            </w:r>
          </w:p>
        </w:tc>
        <w:tc>
          <w:tcPr>
            <w:tcW w:w="1132" w:type="dxa"/>
            <w:gridSpan w:val="2"/>
            <w:vAlign w:val="center"/>
          </w:tcPr>
          <w:p w14:paraId="263F7E5F" w14:textId="7C213AB5" w:rsidR="0019447E" w:rsidRPr="00CD3457" w:rsidRDefault="52827552" w:rsidP="52827552">
            <w:pPr>
              <w:jc w:val="center"/>
              <w:rPr>
                <w:lang w:val="en-US"/>
              </w:rPr>
            </w:pPr>
            <w:r w:rsidRPr="52827552">
              <w:rPr>
                <w:lang w:val="en-US"/>
              </w:rPr>
              <w:t>5</w:t>
            </w:r>
          </w:p>
        </w:tc>
      </w:tr>
      <w:tr w:rsidR="0019447E" w:rsidRPr="00146974" w14:paraId="05C4B638" w14:textId="77777777" w:rsidTr="52827552">
        <w:trPr>
          <w:trHeight w:val="397"/>
        </w:trPr>
        <w:tc>
          <w:tcPr>
            <w:tcW w:w="561" w:type="dxa"/>
            <w:shd w:val="clear" w:color="auto" w:fill="F2F2F2" w:themeFill="background1" w:themeFillShade="F2"/>
            <w:vAlign w:val="center"/>
          </w:tcPr>
          <w:p w14:paraId="5FBCA0E8" w14:textId="77777777" w:rsidR="0019447E" w:rsidRPr="00D43650" w:rsidRDefault="0019447E" w:rsidP="00305404">
            <w:pPr>
              <w:jc w:val="center"/>
            </w:pPr>
            <w:r w:rsidRPr="00D43650">
              <w:t>2</w:t>
            </w:r>
          </w:p>
        </w:tc>
        <w:tc>
          <w:tcPr>
            <w:tcW w:w="2700" w:type="dxa"/>
            <w:shd w:val="clear" w:color="auto" w:fill="F2F2F2" w:themeFill="background1" w:themeFillShade="F2"/>
            <w:vAlign w:val="center"/>
          </w:tcPr>
          <w:p w14:paraId="6275BE1E" w14:textId="77777777" w:rsidR="0019447E" w:rsidRPr="00964428" w:rsidRDefault="0019447E" w:rsidP="00305404">
            <w:r w:rsidRPr="00964428">
              <w:t>Task name</w:t>
            </w:r>
            <w:r>
              <w:t>:</w:t>
            </w:r>
          </w:p>
        </w:tc>
        <w:tc>
          <w:tcPr>
            <w:tcW w:w="5953" w:type="dxa"/>
            <w:gridSpan w:val="15"/>
            <w:shd w:val="clear" w:color="auto" w:fill="auto"/>
            <w:vAlign w:val="center"/>
          </w:tcPr>
          <w:p w14:paraId="5A0B7CEF" w14:textId="77777777" w:rsidR="0019447E" w:rsidRPr="00CD3457" w:rsidRDefault="52827552" w:rsidP="00305404">
            <w:pPr>
              <w:rPr>
                <w:sz w:val="20"/>
                <w:szCs w:val="20"/>
                <w:lang w:val="en-US"/>
              </w:rPr>
            </w:pPr>
            <w:r w:rsidRPr="52827552">
              <w:rPr>
                <w:sz w:val="24"/>
                <w:szCs w:val="24"/>
                <w:lang w:val="en-US"/>
              </w:rPr>
              <w:t>Topic modeling using relevance feedback</w:t>
            </w:r>
          </w:p>
        </w:tc>
      </w:tr>
      <w:tr w:rsidR="0019447E" w:rsidRPr="00D463A4" w14:paraId="2747AAD5" w14:textId="77777777" w:rsidTr="52827552">
        <w:trPr>
          <w:gridAfter w:val="4"/>
          <w:wAfter w:w="2186" w:type="dxa"/>
        </w:trPr>
        <w:tc>
          <w:tcPr>
            <w:tcW w:w="561" w:type="dxa"/>
            <w:shd w:val="clear" w:color="auto" w:fill="F2F2F2" w:themeFill="background1" w:themeFillShade="F2"/>
            <w:vAlign w:val="center"/>
          </w:tcPr>
          <w:p w14:paraId="668F2A34" w14:textId="77777777" w:rsidR="0019447E" w:rsidRPr="00D43650" w:rsidRDefault="0019447E" w:rsidP="00305404">
            <w:pPr>
              <w:jc w:val="center"/>
            </w:pPr>
            <w:r w:rsidRPr="00D43650">
              <w:t>3</w:t>
            </w:r>
          </w:p>
        </w:tc>
        <w:tc>
          <w:tcPr>
            <w:tcW w:w="2700" w:type="dxa"/>
            <w:shd w:val="clear" w:color="auto" w:fill="F2F2F2" w:themeFill="background1" w:themeFillShade="F2"/>
          </w:tcPr>
          <w:p w14:paraId="1D52FF02" w14:textId="77777777" w:rsidR="0019447E" w:rsidRPr="00964428" w:rsidRDefault="0019447E" w:rsidP="00305404">
            <w:r w:rsidRPr="00964428">
              <w:t>Compan</w:t>
            </w:r>
            <w:r>
              <w:t>y taking part in task (mark with “x”)</w:t>
            </w:r>
          </w:p>
        </w:tc>
        <w:tc>
          <w:tcPr>
            <w:tcW w:w="565" w:type="dxa"/>
            <w:shd w:val="clear" w:color="auto" w:fill="F2F2F2" w:themeFill="background1" w:themeFillShade="F2"/>
            <w:vAlign w:val="center"/>
          </w:tcPr>
          <w:p w14:paraId="140DBBB5" w14:textId="77777777" w:rsidR="0019447E" w:rsidRPr="00D463A4" w:rsidRDefault="0019447E" w:rsidP="00305404">
            <w:pPr>
              <w:tabs>
                <w:tab w:val="left" w:pos="678"/>
              </w:tabs>
              <w:jc w:val="center"/>
            </w:pPr>
            <w:r>
              <w:t>IL:</w:t>
            </w:r>
          </w:p>
        </w:tc>
        <w:tc>
          <w:tcPr>
            <w:tcW w:w="567" w:type="dxa"/>
            <w:shd w:val="clear" w:color="auto" w:fill="auto"/>
            <w:vAlign w:val="center"/>
          </w:tcPr>
          <w:p w14:paraId="6DE6C945" w14:textId="77777777" w:rsidR="0019447E" w:rsidRPr="0091419D" w:rsidRDefault="0019447E" w:rsidP="00305404">
            <w:pPr>
              <w:tabs>
                <w:tab w:val="left" w:pos="678"/>
              </w:tabs>
              <w:jc w:val="center"/>
              <w:rPr>
                <w:lang w:val="en-US"/>
              </w:rPr>
            </w:pPr>
            <w:r>
              <w:rPr>
                <w:lang w:val="en-US"/>
              </w:rPr>
              <w:t>X</w:t>
            </w:r>
          </w:p>
        </w:tc>
        <w:tc>
          <w:tcPr>
            <w:tcW w:w="644" w:type="dxa"/>
            <w:gridSpan w:val="3"/>
            <w:shd w:val="clear" w:color="auto" w:fill="F2F2F2" w:themeFill="background1" w:themeFillShade="F2"/>
            <w:vAlign w:val="center"/>
          </w:tcPr>
          <w:p w14:paraId="49C456F3" w14:textId="77777777" w:rsidR="0019447E" w:rsidRPr="00D463A4" w:rsidRDefault="0019447E" w:rsidP="00305404">
            <w:pPr>
              <w:tabs>
                <w:tab w:val="left" w:pos="678"/>
              </w:tabs>
              <w:jc w:val="center"/>
            </w:pPr>
            <w:r>
              <w:t>US:</w:t>
            </w:r>
          </w:p>
        </w:tc>
        <w:tc>
          <w:tcPr>
            <w:tcW w:w="569" w:type="dxa"/>
            <w:gridSpan w:val="3"/>
            <w:shd w:val="clear" w:color="auto" w:fill="auto"/>
            <w:vAlign w:val="center"/>
          </w:tcPr>
          <w:p w14:paraId="0C487DED" w14:textId="77777777" w:rsidR="0019447E" w:rsidRPr="00D463A4" w:rsidRDefault="0019447E" w:rsidP="00305404">
            <w:pPr>
              <w:tabs>
                <w:tab w:val="left" w:pos="678"/>
              </w:tabs>
              <w:jc w:val="center"/>
            </w:pPr>
          </w:p>
        </w:tc>
        <w:tc>
          <w:tcPr>
            <w:tcW w:w="851" w:type="dxa"/>
            <w:gridSpan w:val="2"/>
            <w:shd w:val="clear" w:color="auto" w:fill="F2F2F2" w:themeFill="background1" w:themeFillShade="F2"/>
            <w:vAlign w:val="center"/>
          </w:tcPr>
          <w:p w14:paraId="541391D0" w14:textId="77777777" w:rsidR="0019447E" w:rsidRPr="00D463A4" w:rsidRDefault="0019447E" w:rsidP="00305404">
            <w:pPr>
              <w:tabs>
                <w:tab w:val="left" w:pos="678"/>
              </w:tabs>
              <w:jc w:val="center"/>
            </w:pPr>
            <w:r>
              <w:t>Both:</w:t>
            </w:r>
          </w:p>
        </w:tc>
        <w:tc>
          <w:tcPr>
            <w:tcW w:w="571" w:type="dxa"/>
            <w:shd w:val="clear" w:color="auto" w:fill="auto"/>
            <w:vAlign w:val="center"/>
          </w:tcPr>
          <w:p w14:paraId="0DCDB28E" w14:textId="77777777" w:rsidR="0019447E" w:rsidRPr="00D463A4" w:rsidRDefault="0019447E" w:rsidP="00305404">
            <w:pPr>
              <w:tabs>
                <w:tab w:val="left" w:pos="678"/>
              </w:tabs>
              <w:jc w:val="center"/>
            </w:pPr>
          </w:p>
        </w:tc>
      </w:tr>
      <w:tr w:rsidR="0019447E" w:rsidRPr="00D463A4" w14:paraId="2D9C482D" w14:textId="77777777" w:rsidTr="52827552">
        <w:trPr>
          <w:gridAfter w:val="13"/>
          <w:wAfter w:w="4821" w:type="dxa"/>
          <w:trHeight w:val="340"/>
        </w:trPr>
        <w:tc>
          <w:tcPr>
            <w:tcW w:w="561" w:type="dxa"/>
            <w:shd w:val="clear" w:color="auto" w:fill="F2F2F2" w:themeFill="background1" w:themeFillShade="F2"/>
            <w:vAlign w:val="center"/>
          </w:tcPr>
          <w:p w14:paraId="03717E88" w14:textId="77777777" w:rsidR="0019447E" w:rsidRPr="00D43650" w:rsidRDefault="0019447E" w:rsidP="00305404">
            <w:pPr>
              <w:jc w:val="center"/>
            </w:pPr>
            <w:r w:rsidRPr="00D43650">
              <w:t>4</w:t>
            </w:r>
          </w:p>
        </w:tc>
        <w:tc>
          <w:tcPr>
            <w:tcW w:w="2700" w:type="dxa"/>
            <w:shd w:val="clear" w:color="auto" w:fill="F2F2F2" w:themeFill="background1" w:themeFillShade="F2"/>
            <w:vAlign w:val="center"/>
          </w:tcPr>
          <w:p w14:paraId="340FD005" w14:textId="77777777" w:rsidR="0019447E" w:rsidRPr="00964428" w:rsidRDefault="0019447E" w:rsidP="00305404">
            <w:r w:rsidRPr="00964428">
              <w:t>Task duration (</w:t>
            </w:r>
            <w:r>
              <w:t>days</w:t>
            </w:r>
            <w:r w:rsidRPr="00964428">
              <w:t>)</w:t>
            </w:r>
            <w:r>
              <w:t>:</w:t>
            </w:r>
          </w:p>
        </w:tc>
        <w:tc>
          <w:tcPr>
            <w:tcW w:w="1132" w:type="dxa"/>
            <w:gridSpan w:val="2"/>
            <w:shd w:val="clear" w:color="auto" w:fill="auto"/>
            <w:vAlign w:val="center"/>
          </w:tcPr>
          <w:p w14:paraId="5DAC1486" w14:textId="77777777" w:rsidR="0019447E" w:rsidRPr="00AD6FAE" w:rsidRDefault="0019447E" w:rsidP="00305404">
            <w:pPr>
              <w:jc w:val="center"/>
              <w:rPr>
                <w:b/>
                <w:bCs/>
              </w:rPr>
            </w:pPr>
          </w:p>
        </w:tc>
      </w:tr>
      <w:tr w:rsidR="0019447E" w:rsidRPr="00D463A4" w14:paraId="36A5F3DF" w14:textId="77777777" w:rsidTr="52827552">
        <w:trPr>
          <w:gridAfter w:val="1"/>
          <w:wAfter w:w="608" w:type="dxa"/>
          <w:trHeight w:val="397"/>
        </w:trPr>
        <w:tc>
          <w:tcPr>
            <w:tcW w:w="561" w:type="dxa"/>
            <w:shd w:val="clear" w:color="auto" w:fill="F2F2F2" w:themeFill="background1" w:themeFillShade="F2"/>
            <w:vAlign w:val="center"/>
          </w:tcPr>
          <w:p w14:paraId="5F89A49D" w14:textId="77777777" w:rsidR="0019447E" w:rsidRPr="00D43650" w:rsidRDefault="0019447E" w:rsidP="00305404">
            <w:pPr>
              <w:jc w:val="center"/>
            </w:pPr>
            <w:r w:rsidRPr="00D43650">
              <w:t>5</w:t>
            </w:r>
          </w:p>
        </w:tc>
        <w:tc>
          <w:tcPr>
            <w:tcW w:w="2700" w:type="dxa"/>
            <w:shd w:val="clear" w:color="auto" w:fill="F2F2F2" w:themeFill="background1" w:themeFillShade="F2"/>
            <w:vAlign w:val="center"/>
          </w:tcPr>
          <w:p w14:paraId="3E7CF2B4" w14:textId="77777777" w:rsidR="0019447E" w:rsidRPr="00964428" w:rsidRDefault="0019447E" w:rsidP="00305404">
            <w:r w:rsidRPr="00964428">
              <w:t xml:space="preserve">Start </w:t>
            </w:r>
            <w:r>
              <w:t>date (DD/MM/YY)</w:t>
            </w:r>
            <w:r w:rsidRPr="00964428">
              <w:t>:</w:t>
            </w:r>
          </w:p>
        </w:tc>
        <w:tc>
          <w:tcPr>
            <w:tcW w:w="1507" w:type="dxa"/>
            <w:gridSpan w:val="4"/>
            <w:shd w:val="clear" w:color="auto" w:fill="auto"/>
            <w:vAlign w:val="center"/>
          </w:tcPr>
          <w:p w14:paraId="5A77AACC" w14:textId="77777777" w:rsidR="0019447E" w:rsidRPr="00D463A4" w:rsidRDefault="0019447E" w:rsidP="00305404">
            <w:pPr>
              <w:jc w:val="center"/>
            </w:pPr>
          </w:p>
        </w:tc>
        <w:tc>
          <w:tcPr>
            <w:tcW w:w="2551" w:type="dxa"/>
            <w:gridSpan w:val="9"/>
            <w:shd w:val="clear" w:color="auto" w:fill="F2F2F2" w:themeFill="background1" w:themeFillShade="F2"/>
            <w:vAlign w:val="center"/>
          </w:tcPr>
          <w:p w14:paraId="3BE031EC" w14:textId="77777777" w:rsidR="0019447E" w:rsidRPr="00D463A4" w:rsidRDefault="0019447E" w:rsidP="00305404">
            <w:r w:rsidRPr="00D463A4">
              <w:t>End</w:t>
            </w:r>
            <w:r>
              <w:t xml:space="preserve"> date (DD/MM/YY)</w:t>
            </w:r>
            <w:r w:rsidRPr="00D463A4">
              <w:t>:</w:t>
            </w:r>
          </w:p>
        </w:tc>
        <w:tc>
          <w:tcPr>
            <w:tcW w:w="1287" w:type="dxa"/>
            <w:shd w:val="clear" w:color="auto" w:fill="auto"/>
            <w:vAlign w:val="center"/>
          </w:tcPr>
          <w:p w14:paraId="22E7EE19" w14:textId="77777777" w:rsidR="0019447E" w:rsidRPr="00D463A4" w:rsidRDefault="0019447E" w:rsidP="00305404">
            <w:pPr>
              <w:jc w:val="center"/>
            </w:pPr>
          </w:p>
        </w:tc>
      </w:tr>
      <w:tr w:rsidR="0019447E" w:rsidRPr="00146974" w14:paraId="2E834589" w14:textId="77777777" w:rsidTr="52827552">
        <w:trPr>
          <w:trHeight w:val="340"/>
        </w:trPr>
        <w:tc>
          <w:tcPr>
            <w:tcW w:w="561" w:type="dxa"/>
            <w:shd w:val="clear" w:color="auto" w:fill="F2F2F2" w:themeFill="background1" w:themeFillShade="F2"/>
            <w:vAlign w:val="center"/>
          </w:tcPr>
          <w:p w14:paraId="17899418" w14:textId="77777777" w:rsidR="0019447E" w:rsidRPr="00D43650" w:rsidRDefault="0019447E" w:rsidP="00305404">
            <w:pPr>
              <w:jc w:val="center"/>
            </w:pPr>
            <w:r w:rsidRPr="00D43650">
              <w:lastRenderedPageBreak/>
              <w:t>6</w:t>
            </w:r>
          </w:p>
        </w:tc>
        <w:tc>
          <w:tcPr>
            <w:tcW w:w="2700" w:type="dxa"/>
            <w:shd w:val="clear" w:color="auto" w:fill="F2F2F2" w:themeFill="background1" w:themeFillShade="F2"/>
            <w:vAlign w:val="center"/>
          </w:tcPr>
          <w:p w14:paraId="14032DA5" w14:textId="77777777" w:rsidR="0019447E" w:rsidRPr="00964428" w:rsidRDefault="0019447E" w:rsidP="00305404">
            <w:r>
              <w:t>Company name:</w:t>
            </w:r>
          </w:p>
        </w:tc>
        <w:tc>
          <w:tcPr>
            <w:tcW w:w="2266" w:type="dxa"/>
            <w:gridSpan w:val="7"/>
            <w:shd w:val="clear" w:color="auto" w:fill="auto"/>
            <w:vAlign w:val="center"/>
          </w:tcPr>
          <w:p w14:paraId="58FACD02" w14:textId="77777777" w:rsidR="0019447E" w:rsidRPr="0091419D" w:rsidRDefault="0019447E" w:rsidP="00305404">
            <w:pPr>
              <w:jc w:val="center"/>
              <w:rPr>
                <w:b/>
                <w:bCs/>
                <w:lang w:val="en-US"/>
              </w:rPr>
            </w:pPr>
            <w:r>
              <w:rPr>
                <w:b/>
                <w:bCs/>
              </w:rPr>
              <w:t>[IL]</w:t>
            </w:r>
          </w:p>
        </w:tc>
        <w:tc>
          <w:tcPr>
            <w:tcW w:w="1647" w:type="dxa"/>
            <w:gridSpan w:val="5"/>
            <w:shd w:val="clear" w:color="auto" w:fill="auto"/>
            <w:vAlign w:val="center"/>
          </w:tcPr>
          <w:p w14:paraId="2897BD2A" w14:textId="77777777" w:rsidR="0019447E" w:rsidRPr="00D463A4" w:rsidRDefault="0019447E" w:rsidP="00305404">
            <w:pPr>
              <w:jc w:val="center"/>
              <w:rPr>
                <w:b/>
                <w:bCs/>
              </w:rPr>
            </w:pPr>
            <w:r>
              <w:rPr>
                <w:b/>
                <w:bCs/>
              </w:rPr>
              <w:t>[US]</w:t>
            </w:r>
          </w:p>
        </w:tc>
        <w:tc>
          <w:tcPr>
            <w:tcW w:w="2040" w:type="dxa"/>
            <w:gridSpan w:val="3"/>
            <w:shd w:val="clear" w:color="auto" w:fill="F2F2F2" w:themeFill="background1" w:themeFillShade="F2"/>
            <w:vAlign w:val="center"/>
          </w:tcPr>
          <w:p w14:paraId="6040BC43" w14:textId="77777777" w:rsidR="0019447E" w:rsidRPr="00D463A4" w:rsidRDefault="0019447E" w:rsidP="00305404">
            <w:pPr>
              <w:jc w:val="center"/>
              <w:rPr>
                <w:b/>
                <w:bCs/>
              </w:rPr>
            </w:pPr>
            <w:r w:rsidRPr="00D463A4">
              <w:rPr>
                <w:b/>
                <w:bCs/>
              </w:rPr>
              <w:t>Total</w:t>
            </w:r>
          </w:p>
        </w:tc>
      </w:tr>
      <w:tr w:rsidR="0019447E" w:rsidRPr="00146974" w14:paraId="0A60A92B" w14:textId="77777777" w:rsidTr="52827552">
        <w:trPr>
          <w:trHeight w:val="340"/>
        </w:trPr>
        <w:tc>
          <w:tcPr>
            <w:tcW w:w="561" w:type="dxa"/>
            <w:shd w:val="clear" w:color="auto" w:fill="F2F2F2" w:themeFill="background1" w:themeFillShade="F2"/>
            <w:vAlign w:val="center"/>
          </w:tcPr>
          <w:p w14:paraId="7D0F6186" w14:textId="77777777" w:rsidR="0019447E" w:rsidRPr="00D43650" w:rsidRDefault="0019447E" w:rsidP="00305404">
            <w:pPr>
              <w:jc w:val="center"/>
            </w:pPr>
            <w:r w:rsidRPr="00D43650">
              <w:t>7</w:t>
            </w:r>
          </w:p>
        </w:tc>
        <w:tc>
          <w:tcPr>
            <w:tcW w:w="2700" w:type="dxa"/>
            <w:shd w:val="clear" w:color="auto" w:fill="F2F2F2" w:themeFill="background1" w:themeFillShade="F2"/>
            <w:vAlign w:val="center"/>
          </w:tcPr>
          <w:p w14:paraId="521D39D4" w14:textId="77777777" w:rsidR="0019447E" w:rsidRPr="00964428" w:rsidRDefault="0019447E" w:rsidP="00305404">
            <w:r w:rsidRPr="00964428">
              <w:t>Task budget (K$)</w:t>
            </w:r>
            <w:r>
              <w:t>:</w:t>
            </w:r>
          </w:p>
        </w:tc>
        <w:tc>
          <w:tcPr>
            <w:tcW w:w="2266" w:type="dxa"/>
            <w:gridSpan w:val="7"/>
            <w:shd w:val="clear" w:color="auto" w:fill="auto"/>
            <w:vAlign w:val="center"/>
          </w:tcPr>
          <w:p w14:paraId="46406670" w14:textId="77777777" w:rsidR="0019447E" w:rsidRPr="0058335C" w:rsidRDefault="0019447E" w:rsidP="00305404">
            <w:pPr>
              <w:jc w:val="center"/>
            </w:pPr>
          </w:p>
        </w:tc>
        <w:tc>
          <w:tcPr>
            <w:tcW w:w="1647" w:type="dxa"/>
            <w:gridSpan w:val="5"/>
            <w:shd w:val="clear" w:color="auto" w:fill="auto"/>
            <w:vAlign w:val="center"/>
          </w:tcPr>
          <w:p w14:paraId="2FA6AA29" w14:textId="77777777" w:rsidR="0019447E" w:rsidRPr="0058335C" w:rsidRDefault="0019447E" w:rsidP="00305404">
            <w:pPr>
              <w:jc w:val="center"/>
            </w:pPr>
          </w:p>
        </w:tc>
        <w:tc>
          <w:tcPr>
            <w:tcW w:w="2040" w:type="dxa"/>
            <w:gridSpan w:val="3"/>
            <w:shd w:val="clear" w:color="auto" w:fill="auto"/>
            <w:vAlign w:val="center"/>
          </w:tcPr>
          <w:p w14:paraId="27DAA7B6" w14:textId="77777777" w:rsidR="0019447E" w:rsidRPr="0058335C" w:rsidRDefault="0019447E" w:rsidP="00305404">
            <w:pPr>
              <w:jc w:val="center"/>
            </w:pPr>
          </w:p>
        </w:tc>
      </w:tr>
      <w:tr w:rsidR="0019447E" w:rsidRPr="00146974" w14:paraId="2BE86483" w14:textId="77777777" w:rsidTr="52827552">
        <w:trPr>
          <w:trHeight w:val="340"/>
        </w:trPr>
        <w:tc>
          <w:tcPr>
            <w:tcW w:w="561" w:type="dxa"/>
            <w:shd w:val="clear" w:color="auto" w:fill="F2F2F2" w:themeFill="background1" w:themeFillShade="F2"/>
            <w:vAlign w:val="center"/>
          </w:tcPr>
          <w:p w14:paraId="39468501" w14:textId="77777777" w:rsidR="0019447E" w:rsidRPr="00D43650" w:rsidRDefault="0019447E" w:rsidP="00305404">
            <w:pPr>
              <w:jc w:val="center"/>
            </w:pPr>
            <w:r w:rsidRPr="00D43650">
              <w:t>8</w:t>
            </w:r>
          </w:p>
        </w:tc>
        <w:tc>
          <w:tcPr>
            <w:tcW w:w="2700" w:type="dxa"/>
            <w:shd w:val="clear" w:color="auto" w:fill="F2F2F2" w:themeFill="background1" w:themeFillShade="F2"/>
            <w:vAlign w:val="center"/>
          </w:tcPr>
          <w:p w14:paraId="61693B8C" w14:textId="77777777" w:rsidR="0019447E" w:rsidRPr="00964428" w:rsidRDefault="0019447E" w:rsidP="00305404">
            <w:r w:rsidRPr="00964428">
              <w:t>Task budget (%</w:t>
            </w:r>
            <w:r>
              <w:t xml:space="preserve"> of total</w:t>
            </w:r>
            <w:r w:rsidRPr="00964428">
              <w:t>)</w:t>
            </w:r>
            <w:r>
              <w:t>:</w:t>
            </w:r>
          </w:p>
        </w:tc>
        <w:tc>
          <w:tcPr>
            <w:tcW w:w="2266" w:type="dxa"/>
            <w:gridSpan w:val="7"/>
            <w:shd w:val="clear" w:color="auto" w:fill="auto"/>
            <w:vAlign w:val="center"/>
          </w:tcPr>
          <w:p w14:paraId="1D1E4EF1" w14:textId="77777777" w:rsidR="0019447E" w:rsidRPr="0058335C" w:rsidRDefault="0019447E" w:rsidP="00305404">
            <w:pPr>
              <w:jc w:val="center"/>
            </w:pPr>
            <w:r>
              <w:t>%</w:t>
            </w:r>
          </w:p>
        </w:tc>
        <w:tc>
          <w:tcPr>
            <w:tcW w:w="1647" w:type="dxa"/>
            <w:gridSpan w:val="5"/>
            <w:shd w:val="clear" w:color="auto" w:fill="auto"/>
            <w:vAlign w:val="center"/>
          </w:tcPr>
          <w:p w14:paraId="2EC7284D" w14:textId="77777777" w:rsidR="0019447E" w:rsidRPr="0058335C" w:rsidRDefault="0019447E" w:rsidP="00305404">
            <w:pPr>
              <w:jc w:val="center"/>
            </w:pPr>
            <w:r>
              <w:t>%</w:t>
            </w:r>
          </w:p>
        </w:tc>
        <w:tc>
          <w:tcPr>
            <w:tcW w:w="2040" w:type="dxa"/>
            <w:gridSpan w:val="3"/>
            <w:shd w:val="clear" w:color="auto" w:fill="F2F2F2" w:themeFill="background1" w:themeFillShade="F2"/>
            <w:vAlign w:val="center"/>
          </w:tcPr>
          <w:p w14:paraId="2961E705" w14:textId="77777777" w:rsidR="0019447E" w:rsidRPr="0058335C" w:rsidRDefault="0019447E" w:rsidP="00305404">
            <w:pPr>
              <w:jc w:val="center"/>
            </w:pPr>
            <w:r>
              <w:t>100%</w:t>
            </w:r>
          </w:p>
        </w:tc>
      </w:tr>
      <w:tr w:rsidR="0019447E" w:rsidRPr="00146974" w14:paraId="13FF4AA2" w14:textId="77777777" w:rsidTr="52827552">
        <w:trPr>
          <w:trHeight w:val="548"/>
        </w:trPr>
        <w:tc>
          <w:tcPr>
            <w:tcW w:w="561" w:type="dxa"/>
            <w:shd w:val="clear" w:color="auto" w:fill="F2F2F2" w:themeFill="background1" w:themeFillShade="F2"/>
            <w:vAlign w:val="center"/>
          </w:tcPr>
          <w:p w14:paraId="0D64CA30" w14:textId="77777777" w:rsidR="0019447E" w:rsidRPr="00D43650" w:rsidRDefault="0019447E" w:rsidP="00305404">
            <w:pPr>
              <w:jc w:val="center"/>
            </w:pPr>
            <w:r w:rsidRPr="00D43650">
              <w:t>9</w:t>
            </w:r>
          </w:p>
        </w:tc>
        <w:tc>
          <w:tcPr>
            <w:tcW w:w="2700" w:type="dxa"/>
            <w:shd w:val="clear" w:color="auto" w:fill="F2F2F2" w:themeFill="background1" w:themeFillShade="F2"/>
            <w:vAlign w:val="center"/>
          </w:tcPr>
          <w:p w14:paraId="6EAD49AF" w14:textId="77777777" w:rsidR="0019447E" w:rsidRPr="00D17408" w:rsidRDefault="0019447E" w:rsidP="00305404">
            <w:pPr>
              <w:rPr>
                <w:b/>
                <w:bCs/>
              </w:rPr>
            </w:pPr>
            <w:r w:rsidRPr="00D17408">
              <w:rPr>
                <w:b/>
                <w:bCs/>
              </w:rPr>
              <w:t>Objective of tas</w:t>
            </w:r>
            <w:r>
              <w:rPr>
                <w:b/>
                <w:bCs/>
              </w:rPr>
              <w:t>k</w:t>
            </w:r>
            <w:r w:rsidRPr="00D17408">
              <w:rPr>
                <w:b/>
                <w:bCs/>
              </w:rPr>
              <w:t>:</w:t>
            </w:r>
          </w:p>
        </w:tc>
        <w:tc>
          <w:tcPr>
            <w:tcW w:w="5953" w:type="dxa"/>
            <w:gridSpan w:val="15"/>
            <w:vAlign w:val="center"/>
          </w:tcPr>
          <w:p w14:paraId="08F0ABE6" w14:textId="77777777" w:rsidR="0019447E" w:rsidRPr="003B3EEF" w:rsidRDefault="52827552" w:rsidP="52827552">
            <w:pPr>
              <w:rPr>
                <w:sz w:val="24"/>
                <w:szCs w:val="24"/>
                <w:lang w:val="en-US"/>
              </w:rPr>
            </w:pPr>
            <w:r w:rsidRPr="52827552">
              <w:rPr>
                <w:sz w:val="24"/>
                <w:szCs w:val="24"/>
                <w:lang w:val="en-US"/>
              </w:rPr>
              <w:t>Cluster posts into topics and track them.</w:t>
            </w:r>
          </w:p>
        </w:tc>
      </w:tr>
      <w:tr w:rsidR="0019447E" w:rsidRPr="00146974" w14:paraId="2AFA6F61" w14:textId="77777777" w:rsidTr="52827552">
        <w:tc>
          <w:tcPr>
            <w:tcW w:w="561" w:type="dxa"/>
            <w:shd w:val="clear" w:color="auto" w:fill="F2F2F2" w:themeFill="background1" w:themeFillShade="F2"/>
            <w:vAlign w:val="center"/>
          </w:tcPr>
          <w:p w14:paraId="43DEE58B" w14:textId="77777777" w:rsidR="0019447E" w:rsidRPr="00D43650" w:rsidRDefault="0019447E" w:rsidP="00305404">
            <w:pPr>
              <w:jc w:val="center"/>
            </w:pPr>
            <w:r w:rsidRPr="00D43650">
              <w:t>10</w:t>
            </w:r>
          </w:p>
        </w:tc>
        <w:tc>
          <w:tcPr>
            <w:tcW w:w="8653" w:type="dxa"/>
            <w:gridSpan w:val="16"/>
            <w:shd w:val="clear" w:color="auto" w:fill="F2F2F2" w:themeFill="background1" w:themeFillShade="F2"/>
            <w:vAlign w:val="center"/>
          </w:tcPr>
          <w:p w14:paraId="5918E447" w14:textId="77777777" w:rsidR="0019447E" w:rsidRPr="00693972" w:rsidRDefault="0019447E" w:rsidP="00305404">
            <w:pPr>
              <w:jc w:val="center"/>
              <w:rPr>
                <w:b/>
                <w:bCs/>
              </w:rPr>
            </w:pPr>
            <w:r w:rsidRPr="00693972">
              <w:rPr>
                <w:b/>
                <w:bCs/>
              </w:rPr>
              <w:t>Task Description</w:t>
            </w:r>
            <w:r w:rsidRPr="00CF594A">
              <w:t xml:space="preserve"> (no restriction on size)</w:t>
            </w:r>
          </w:p>
        </w:tc>
      </w:tr>
      <w:tr w:rsidR="0019447E" w:rsidRPr="00146974" w14:paraId="3AB5C443" w14:textId="77777777" w:rsidTr="52827552">
        <w:trPr>
          <w:trHeight w:val="850"/>
        </w:trPr>
        <w:tc>
          <w:tcPr>
            <w:tcW w:w="9214" w:type="dxa"/>
            <w:gridSpan w:val="17"/>
            <w:vAlign w:val="center"/>
          </w:tcPr>
          <w:p w14:paraId="5633818E" w14:textId="19AECCDB" w:rsidR="0019447E" w:rsidRPr="008846F9" w:rsidRDefault="52827552" w:rsidP="52827552">
            <w:pPr>
              <w:rPr>
                <w:color w:val="FF0000"/>
                <w:sz w:val="24"/>
                <w:szCs w:val="24"/>
                <w:lang w:val="en-US"/>
              </w:rPr>
            </w:pPr>
            <w:r w:rsidRPr="52827552">
              <w:rPr>
                <w:sz w:val="24"/>
                <w:szCs w:val="24"/>
                <w:lang w:val="en-US"/>
              </w:rPr>
              <w:t>In this task, we cluster the collected posts into topics using user feedback. There are three main challenges in this task: identify topics, discard irrelevant topics and track the topics over time. To tackle all of these challenges, we suggest a process that consists of topic modeling, user feedback, and monitoring and filtering.</w:t>
            </w:r>
          </w:p>
          <w:p w14:paraId="23B45982" w14:textId="0B90B152" w:rsidR="0019447E" w:rsidRPr="008846F9" w:rsidRDefault="52827552" w:rsidP="52827552">
            <w:pPr>
              <w:rPr>
                <w:sz w:val="24"/>
                <w:szCs w:val="24"/>
                <w:lang w:val="en-US"/>
              </w:rPr>
            </w:pPr>
            <w:r w:rsidRPr="52827552">
              <w:rPr>
                <w:sz w:val="24"/>
                <w:szCs w:val="24"/>
                <w:lang w:val="en-US"/>
              </w:rPr>
              <w:t xml:space="preserve">The topic modeling step takes the posts of the last X months and creates groups of posts related to the same topic according to word distribution (e.g., the LDA algorithm), entity extraction (SAYIQAN' s unique technology), state of the art natural language processing algorithms (e.g. </w:t>
            </w:r>
            <w:proofErr w:type="spellStart"/>
            <w:r w:rsidRPr="52827552">
              <w:rPr>
                <w:sz w:val="24"/>
                <w:szCs w:val="24"/>
                <w:lang w:val="en-US"/>
              </w:rPr>
              <w:t>BERTopic</w:t>
            </w:r>
            <w:proofErr w:type="spellEnd"/>
            <w:r w:rsidRPr="52827552">
              <w:rPr>
                <w:sz w:val="24"/>
                <w:szCs w:val="24"/>
                <w:lang w:val="en-US"/>
              </w:rPr>
              <w:t xml:space="preserve">), etc. Each topic is a potential discussion, and some of them may be part of a specific hostile campaign. During the user feedback step, a Text Summarization is created for each topic that has a “big enough” volume. The posts with the highest probability of relating to the topic are displayed to the user. The user will provide a name for each topic and mark the representative posts as either relevant or irrelevant. If a topic contains both relevant and irrelevant posts, we mark it as ambiguous and split it into smaller topics. This process will continue until all topics are marked as either relevant or irrelevant.  </w:t>
            </w:r>
          </w:p>
          <w:p w14:paraId="0FF6AEAF" w14:textId="0C2E65B6" w:rsidR="0019447E" w:rsidRPr="008846F9" w:rsidRDefault="52827552" w:rsidP="52827552">
            <w:pPr>
              <w:rPr>
                <w:sz w:val="24"/>
                <w:szCs w:val="24"/>
                <w:lang w:val="en-US"/>
              </w:rPr>
            </w:pPr>
            <w:r w:rsidRPr="52827552">
              <w:rPr>
                <w:sz w:val="24"/>
                <w:szCs w:val="24"/>
                <w:lang w:val="en-US"/>
              </w:rPr>
              <w:t>The monitoring and filtering step is responsible for tracking the development of topics over time. For this step, we suggest two approaches: topic clustering and overlap topic modeling. In the topic clustering approach, each topic labeled as relevant becomes a category, where the representative group of posts is used as the training set for the category. New posts that are collected on an ongoing basis are classified into the defined categories. The posts that are categorized into irrelevant categories will be marked as such and will not enter the rest of the process. Posts that will not be categorized into any of the categories will be collected. Once enough posts are accumulated, the system will perform the topic modeling and user feedback steps again. Each new relevant topic can be added to an existing category or create a new one. The classifier will be updated accordingly. In the overlap topic modeling approach, we split the collected new posts into timeframes of size L, and consecutive timeframes will have a time overlap of size M. For example, if each timeframe contains posts that are collected in 24 hours (L), there will be 6 hours (M) overlap between them. Then we can link between topics of timeframe t and timeframe t+1 by correlating topics using the overlap posts. Topics that are not linked to identified topics are sent for identification in the user feedback step.</w:t>
            </w:r>
          </w:p>
          <w:p w14:paraId="77B375A9" w14:textId="1F2C67BC" w:rsidR="0019447E" w:rsidRPr="008846F9" w:rsidRDefault="52827552" w:rsidP="52827552">
            <w:pPr>
              <w:rPr>
                <w:sz w:val="24"/>
                <w:szCs w:val="24"/>
                <w:lang w:val="en-US"/>
              </w:rPr>
            </w:pPr>
            <w:r w:rsidRPr="52827552">
              <w:rPr>
                <w:sz w:val="24"/>
                <w:szCs w:val="24"/>
                <w:lang w:val="en-US"/>
              </w:rPr>
              <w:lastRenderedPageBreak/>
              <w:t>In both approaches, we train a classifier to detect whether a given topic is relevant or not using the user labels. The system will provide the analyst with tools to inspect the results of the classification function and improve it. The system will present posts and their assigned category. The user may override the assigned category, which will be used to improve the classification.</w:t>
            </w:r>
          </w:p>
        </w:tc>
      </w:tr>
      <w:tr w:rsidR="0019447E" w:rsidRPr="00146974" w14:paraId="785C0069" w14:textId="77777777" w:rsidTr="52827552">
        <w:trPr>
          <w:gridAfter w:val="6"/>
          <w:wAfter w:w="3324" w:type="dxa"/>
          <w:trHeight w:val="454"/>
        </w:trPr>
        <w:tc>
          <w:tcPr>
            <w:tcW w:w="561" w:type="dxa"/>
            <w:shd w:val="clear" w:color="auto" w:fill="F2F2F2" w:themeFill="background1" w:themeFillShade="F2"/>
            <w:vAlign w:val="center"/>
          </w:tcPr>
          <w:p w14:paraId="6A371F85" w14:textId="77777777" w:rsidR="0019447E" w:rsidRPr="00D43650" w:rsidRDefault="0019447E" w:rsidP="00305404">
            <w:pPr>
              <w:jc w:val="center"/>
            </w:pPr>
            <w:r w:rsidRPr="00D43650">
              <w:t>11</w:t>
            </w:r>
          </w:p>
        </w:tc>
        <w:tc>
          <w:tcPr>
            <w:tcW w:w="4195" w:type="dxa"/>
            <w:gridSpan w:val="4"/>
            <w:shd w:val="clear" w:color="auto" w:fill="F2F2F2" w:themeFill="background1" w:themeFillShade="F2"/>
            <w:vAlign w:val="center"/>
          </w:tcPr>
          <w:p w14:paraId="5FC121B5" w14:textId="77777777" w:rsidR="0019447E" w:rsidRPr="00693972" w:rsidRDefault="0019447E" w:rsidP="00305404">
            <w:pPr>
              <w:rPr>
                <w:b/>
                <w:bCs/>
              </w:rPr>
            </w:pPr>
            <w:r>
              <w:rPr>
                <w:b/>
                <w:bCs/>
              </w:rPr>
              <w:t xml:space="preserve"># of the </w:t>
            </w:r>
            <w:r w:rsidRPr="00693972">
              <w:rPr>
                <w:b/>
                <w:bCs/>
              </w:rPr>
              <w:t>Milestone</w:t>
            </w:r>
            <w:r>
              <w:rPr>
                <w:b/>
                <w:bCs/>
              </w:rPr>
              <w:t>(s)</w:t>
            </w:r>
            <w:r w:rsidRPr="00693972">
              <w:rPr>
                <w:b/>
                <w:bCs/>
              </w:rPr>
              <w:t xml:space="preserve"> to be</w:t>
            </w:r>
            <w:r>
              <w:rPr>
                <w:b/>
                <w:bCs/>
              </w:rPr>
              <w:t xml:space="preserve"> reached:</w:t>
            </w:r>
          </w:p>
        </w:tc>
        <w:tc>
          <w:tcPr>
            <w:tcW w:w="567" w:type="dxa"/>
            <w:gridSpan w:val="3"/>
            <w:vAlign w:val="center"/>
          </w:tcPr>
          <w:p w14:paraId="0F370848" w14:textId="1DB73702" w:rsidR="0019447E" w:rsidRPr="00964428" w:rsidRDefault="52827552" w:rsidP="00305404">
            <w:r>
              <w:t>3</w:t>
            </w:r>
          </w:p>
        </w:tc>
        <w:tc>
          <w:tcPr>
            <w:tcW w:w="567" w:type="dxa"/>
            <w:gridSpan w:val="3"/>
            <w:vAlign w:val="center"/>
          </w:tcPr>
          <w:p w14:paraId="4D45585F" w14:textId="77777777" w:rsidR="0019447E" w:rsidRPr="00964428" w:rsidRDefault="0019447E" w:rsidP="00305404"/>
        </w:tc>
      </w:tr>
      <w:tr w:rsidR="0019447E" w:rsidRPr="00146974" w14:paraId="5445239E" w14:textId="77777777" w:rsidTr="52827552">
        <w:trPr>
          <w:gridAfter w:val="6"/>
          <w:wAfter w:w="3324" w:type="dxa"/>
          <w:trHeight w:val="454"/>
        </w:trPr>
        <w:tc>
          <w:tcPr>
            <w:tcW w:w="561" w:type="dxa"/>
            <w:shd w:val="clear" w:color="auto" w:fill="F2F2F2" w:themeFill="background1" w:themeFillShade="F2"/>
            <w:vAlign w:val="center"/>
          </w:tcPr>
          <w:p w14:paraId="7C88BC6B" w14:textId="77777777" w:rsidR="0019447E" w:rsidRPr="00D43650" w:rsidRDefault="0019447E" w:rsidP="00305404">
            <w:pPr>
              <w:jc w:val="center"/>
            </w:pPr>
            <w:r w:rsidRPr="00D43650">
              <w:t>12</w:t>
            </w:r>
          </w:p>
        </w:tc>
        <w:tc>
          <w:tcPr>
            <w:tcW w:w="4195" w:type="dxa"/>
            <w:gridSpan w:val="4"/>
            <w:shd w:val="clear" w:color="auto" w:fill="F2F2F2" w:themeFill="background1" w:themeFillShade="F2"/>
            <w:vAlign w:val="center"/>
          </w:tcPr>
          <w:p w14:paraId="24B153E0" w14:textId="77777777" w:rsidR="0019447E" w:rsidRPr="00693972" w:rsidRDefault="0019447E" w:rsidP="00305404">
            <w:pPr>
              <w:rPr>
                <w:b/>
                <w:bCs/>
              </w:rPr>
            </w:pPr>
            <w:r>
              <w:rPr>
                <w:b/>
                <w:bCs/>
              </w:rPr>
              <w:t># of the Deliverable(s) to be provided:</w:t>
            </w:r>
          </w:p>
        </w:tc>
        <w:tc>
          <w:tcPr>
            <w:tcW w:w="567" w:type="dxa"/>
            <w:gridSpan w:val="3"/>
            <w:vAlign w:val="center"/>
          </w:tcPr>
          <w:p w14:paraId="41EB8DB8" w14:textId="4F4E95B3" w:rsidR="0019447E" w:rsidRPr="00964428" w:rsidRDefault="0019447E" w:rsidP="00305404"/>
        </w:tc>
        <w:tc>
          <w:tcPr>
            <w:tcW w:w="567" w:type="dxa"/>
            <w:gridSpan w:val="3"/>
            <w:vAlign w:val="center"/>
          </w:tcPr>
          <w:p w14:paraId="04A8A16A" w14:textId="77777777" w:rsidR="0019447E" w:rsidRPr="00964428" w:rsidRDefault="0019447E" w:rsidP="00305404"/>
        </w:tc>
      </w:tr>
    </w:tbl>
    <w:p w14:paraId="7B744281" w14:textId="77777777" w:rsidR="0019447E" w:rsidRDefault="0019447E" w:rsidP="0019447E"/>
    <w:p w14:paraId="7459D638" w14:textId="77777777" w:rsidR="0019447E" w:rsidRDefault="0019447E" w:rsidP="0019447E"/>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27" w:type="dxa"/>
          <w:right w:w="0" w:type="dxa"/>
        </w:tblCellMar>
        <w:tblLook w:val="04A0" w:firstRow="1" w:lastRow="0" w:firstColumn="1" w:lastColumn="0" w:noHBand="0" w:noVBand="1"/>
      </w:tblPr>
      <w:tblGrid>
        <w:gridCol w:w="561"/>
        <w:gridCol w:w="2700"/>
        <w:gridCol w:w="565"/>
        <w:gridCol w:w="567"/>
        <w:gridCol w:w="363"/>
        <w:gridCol w:w="12"/>
        <w:gridCol w:w="269"/>
        <w:gridCol w:w="286"/>
        <w:gridCol w:w="204"/>
        <w:gridCol w:w="79"/>
        <w:gridCol w:w="284"/>
        <w:gridCol w:w="567"/>
        <w:gridCol w:w="571"/>
        <w:gridCol w:w="146"/>
        <w:gridCol w:w="145"/>
        <w:gridCol w:w="1287"/>
        <w:gridCol w:w="608"/>
      </w:tblGrid>
      <w:tr w:rsidR="0019447E" w:rsidRPr="00964428" w14:paraId="2A5848D3" w14:textId="77777777" w:rsidTr="52827552">
        <w:trPr>
          <w:gridAfter w:val="13"/>
          <w:wAfter w:w="4821" w:type="dxa"/>
          <w:trHeight w:val="340"/>
        </w:trPr>
        <w:tc>
          <w:tcPr>
            <w:tcW w:w="561" w:type="dxa"/>
            <w:shd w:val="clear" w:color="auto" w:fill="F2F2F2" w:themeFill="background1" w:themeFillShade="F2"/>
            <w:vAlign w:val="center"/>
          </w:tcPr>
          <w:p w14:paraId="357C076C" w14:textId="77777777" w:rsidR="0019447E" w:rsidRPr="00D43650" w:rsidRDefault="0019447E" w:rsidP="00305404">
            <w:pPr>
              <w:jc w:val="center"/>
            </w:pPr>
            <w:bookmarkStart w:id="80" w:name="_Hlk29139315"/>
            <w:r w:rsidRPr="00D43650">
              <w:t>1</w:t>
            </w:r>
          </w:p>
        </w:tc>
        <w:tc>
          <w:tcPr>
            <w:tcW w:w="2700" w:type="dxa"/>
            <w:shd w:val="clear" w:color="auto" w:fill="F2F2F2" w:themeFill="background1" w:themeFillShade="F2"/>
            <w:vAlign w:val="center"/>
          </w:tcPr>
          <w:p w14:paraId="7235956B" w14:textId="77777777" w:rsidR="0019447E" w:rsidRPr="00964428" w:rsidRDefault="0019447E" w:rsidP="00305404">
            <w:r w:rsidRPr="00964428">
              <w:t>Task #</w:t>
            </w:r>
            <w:r>
              <w:t xml:space="preserve">:             </w:t>
            </w:r>
          </w:p>
        </w:tc>
        <w:tc>
          <w:tcPr>
            <w:tcW w:w="1132" w:type="dxa"/>
            <w:gridSpan w:val="2"/>
            <w:vAlign w:val="center"/>
          </w:tcPr>
          <w:p w14:paraId="0CB22C40" w14:textId="653C5A78" w:rsidR="0019447E" w:rsidRPr="00CD3457" w:rsidRDefault="52827552" w:rsidP="52827552">
            <w:pPr>
              <w:jc w:val="center"/>
              <w:rPr>
                <w:lang w:val="en-US"/>
              </w:rPr>
            </w:pPr>
            <w:r w:rsidRPr="52827552">
              <w:rPr>
                <w:lang w:val="en-US"/>
              </w:rPr>
              <w:t>6</w:t>
            </w:r>
          </w:p>
        </w:tc>
      </w:tr>
      <w:tr w:rsidR="0019447E" w:rsidRPr="00146974" w14:paraId="14B270E2" w14:textId="77777777" w:rsidTr="52827552">
        <w:trPr>
          <w:trHeight w:val="397"/>
        </w:trPr>
        <w:tc>
          <w:tcPr>
            <w:tcW w:w="561" w:type="dxa"/>
            <w:shd w:val="clear" w:color="auto" w:fill="F2F2F2" w:themeFill="background1" w:themeFillShade="F2"/>
            <w:vAlign w:val="center"/>
          </w:tcPr>
          <w:p w14:paraId="17EE9BA0" w14:textId="77777777" w:rsidR="0019447E" w:rsidRPr="00D43650" w:rsidRDefault="0019447E" w:rsidP="00305404">
            <w:pPr>
              <w:jc w:val="center"/>
            </w:pPr>
            <w:r w:rsidRPr="00D43650">
              <w:t>2</w:t>
            </w:r>
          </w:p>
        </w:tc>
        <w:tc>
          <w:tcPr>
            <w:tcW w:w="2700" w:type="dxa"/>
            <w:shd w:val="clear" w:color="auto" w:fill="F2F2F2" w:themeFill="background1" w:themeFillShade="F2"/>
            <w:vAlign w:val="center"/>
          </w:tcPr>
          <w:p w14:paraId="37D4FBDA" w14:textId="77777777" w:rsidR="0019447E" w:rsidRPr="00964428" w:rsidRDefault="0019447E" w:rsidP="00305404">
            <w:r w:rsidRPr="00964428">
              <w:t>Task name</w:t>
            </w:r>
            <w:r>
              <w:t>:</w:t>
            </w:r>
          </w:p>
        </w:tc>
        <w:tc>
          <w:tcPr>
            <w:tcW w:w="5953" w:type="dxa"/>
            <w:gridSpan w:val="15"/>
            <w:shd w:val="clear" w:color="auto" w:fill="auto"/>
            <w:vAlign w:val="center"/>
          </w:tcPr>
          <w:p w14:paraId="00CEB2EA" w14:textId="77777777" w:rsidR="0019447E" w:rsidRPr="00CD3457" w:rsidRDefault="52827552" w:rsidP="52827552">
            <w:pPr>
              <w:rPr>
                <w:sz w:val="24"/>
                <w:szCs w:val="24"/>
                <w:lang w:val="en-US"/>
              </w:rPr>
            </w:pPr>
            <w:r w:rsidRPr="52827552">
              <w:rPr>
                <w:sz w:val="24"/>
                <w:szCs w:val="24"/>
                <w:lang w:val="en-US"/>
              </w:rPr>
              <w:t>Event detection</w:t>
            </w:r>
          </w:p>
        </w:tc>
      </w:tr>
      <w:tr w:rsidR="0019447E" w:rsidRPr="00D463A4" w14:paraId="4CF538EB" w14:textId="77777777" w:rsidTr="52827552">
        <w:trPr>
          <w:gridAfter w:val="4"/>
          <w:wAfter w:w="2186" w:type="dxa"/>
        </w:trPr>
        <w:tc>
          <w:tcPr>
            <w:tcW w:w="561" w:type="dxa"/>
            <w:shd w:val="clear" w:color="auto" w:fill="F2F2F2" w:themeFill="background1" w:themeFillShade="F2"/>
            <w:vAlign w:val="center"/>
          </w:tcPr>
          <w:p w14:paraId="1CA15895" w14:textId="77777777" w:rsidR="0019447E" w:rsidRPr="00D43650" w:rsidRDefault="0019447E" w:rsidP="00305404">
            <w:pPr>
              <w:jc w:val="center"/>
            </w:pPr>
            <w:r w:rsidRPr="00D43650">
              <w:t>3</w:t>
            </w:r>
          </w:p>
        </w:tc>
        <w:tc>
          <w:tcPr>
            <w:tcW w:w="2700" w:type="dxa"/>
            <w:shd w:val="clear" w:color="auto" w:fill="F2F2F2" w:themeFill="background1" w:themeFillShade="F2"/>
          </w:tcPr>
          <w:p w14:paraId="74D0203C" w14:textId="77777777" w:rsidR="0019447E" w:rsidRPr="00964428" w:rsidRDefault="0019447E" w:rsidP="00305404">
            <w:r w:rsidRPr="00964428">
              <w:t>Compan</w:t>
            </w:r>
            <w:r>
              <w:t>y taking part in task (mark with “x”)</w:t>
            </w:r>
          </w:p>
        </w:tc>
        <w:tc>
          <w:tcPr>
            <w:tcW w:w="565" w:type="dxa"/>
            <w:shd w:val="clear" w:color="auto" w:fill="F2F2F2" w:themeFill="background1" w:themeFillShade="F2"/>
            <w:vAlign w:val="center"/>
          </w:tcPr>
          <w:p w14:paraId="6F7186A8" w14:textId="77777777" w:rsidR="0019447E" w:rsidRPr="00D463A4" w:rsidRDefault="0019447E" w:rsidP="00305404">
            <w:pPr>
              <w:tabs>
                <w:tab w:val="left" w:pos="678"/>
              </w:tabs>
              <w:jc w:val="center"/>
            </w:pPr>
            <w:r>
              <w:t>IL:</w:t>
            </w:r>
          </w:p>
        </w:tc>
        <w:tc>
          <w:tcPr>
            <w:tcW w:w="567" w:type="dxa"/>
            <w:shd w:val="clear" w:color="auto" w:fill="auto"/>
            <w:vAlign w:val="center"/>
          </w:tcPr>
          <w:p w14:paraId="7147CFFE" w14:textId="77777777" w:rsidR="0019447E" w:rsidRPr="0091419D" w:rsidRDefault="0019447E" w:rsidP="00305404">
            <w:pPr>
              <w:tabs>
                <w:tab w:val="left" w:pos="678"/>
              </w:tabs>
              <w:jc w:val="center"/>
              <w:rPr>
                <w:lang w:val="en-US"/>
              </w:rPr>
            </w:pPr>
            <w:r>
              <w:rPr>
                <w:lang w:val="en-US"/>
              </w:rPr>
              <w:t>X</w:t>
            </w:r>
          </w:p>
        </w:tc>
        <w:tc>
          <w:tcPr>
            <w:tcW w:w="644" w:type="dxa"/>
            <w:gridSpan w:val="3"/>
            <w:shd w:val="clear" w:color="auto" w:fill="F2F2F2" w:themeFill="background1" w:themeFillShade="F2"/>
            <w:vAlign w:val="center"/>
          </w:tcPr>
          <w:p w14:paraId="6B0331F1" w14:textId="77777777" w:rsidR="0019447E" w:rsidRPr="00D463A4" w:rsidRDefault="0019447E" w:rsidP="00305404">
            <w:pPr>
              <w:tabs>
                <w:tab w:val="left" w:pos="678"/>
              </w:tabs>
              <w:jc w:val="center"/>
            </w:pPr>
            <w:r>
              <w:t>US:</w:t>
            </w:r>
          </w:p>
        </w:tc>
        <w:tc>
          <w:tcPr>
            <w:tcW w:w="569" w:type="dxa"/>
            <w:gridSpan w:val="3"/>
            <w:shd w:val="clear" w:color="auto" w:fill="auto"/>
            <w:vAlign w:val="center"/>
          </w:tcPr>
          <w:p w14:paraId="749FCF54" w14:textId="77777777" w:rsidR="0019447E" w:rsidRPr="00D463A4" w:rsidRDefault="0019447E" w:rsidP="00305404">
            <w:pPr>
              <w:tabs>
                <w:tab w:val="left" w:pos="678"/>
              </w:tabs>
              <w:jc w:val="center"/>
            </w:pPr>
          </w:p>
        </w:tc>
        <w:tc>
          <w:tcPr>
            <w:tcW w:w="851" w:type="dxa"/>
            <w:gridSpan w:val="2"/>
            <w:shd w:val="clear" w:color="auto" w:fill="F2F2F2" w:themeFill="background1" w:themeFillShade="F2"/>
            <w:vAlign w:val="center"/>
          </w:tcPr>
          <w:p w14:paraId="31E1AF32" w14:textId="77777777" w:rsidR="0019447E" w:rsidRPr="00D463A4" w:rsidRDefault="0019447E" w:rsidP="00305404">
            <w:pPr>
              <w:tabs>
                <w:tab w:val="left" w:pos="678"/>
              </w:tabs>
              <w:jc w:val="center"/>
            </w:pPr>
            <w:r>
              <w:t>Both:</w:t>
            </w:r>
          </w:p>
        </w:tc>
        <w:tc>
          <w:tcPr>
            <w:tcW w:w="571" w:type="dxa"/>
            <w:shd w:val="clear" w:color="auto" w:fill="auto"/>
            <w:vAlign w:val="center"/>
          </w:tcPr>
          <w:p w14:paraId="3A0AD75F" w14:textId="77777777" w:rsidR="0019447E" w:rsidRPr="00D463A4" w:rsidRDefault="0019447E" w:rsidP="00305404">
            <w:pPr>
              <w:tabs>
                <w:tab w:val="left" w:pos="678"/>
              </w:tabs>
              <w:jc w:val="center"/>
            </w:pPr>
          </w:p>
        </w:tc>
      </w:tr>
      <w:tr w:rsidR="0019447E" w:rsidRPr="00D463A4" w14:paraId="01178730" w14:textId="77777777" w:rsidTr="52827552">
        <w:trPr>
          <w:gridAfter w:val="13"/>
          <w:wAfter w:w="4821" w:type="dxa"/>
          <w:trHeight w:val="340"/>
        </w:trPr>
        <w:tc>
          <w:tcPr>
            <w:tcW w:w="561" w:type="dxa"/>
            <w:shd w:val="clear" w:color="auto" w:fill="F2F2F2" w:themeFill="background1" w:themeFillShade="F2"/>
            <w:vAlign w:val="center"/>
          </w:tcPr>
          <w:p w14:paraId="76956E4D" w14:textId="77777777" w:rsidR="0019447E" w:rsidRPr="00D43650" w:rsidRDefault="0019447E" w:rsidP="00305404">
            <w:pPr>
              <w:jc w:val="center"/>
            </w:pPr>
            <w:r w:rsidRPr="00D43650">
              <w:t>4</w:t>
            </w:r>
          </w:p>
        </w:tc>
        <w:tc>
          <w:tcPr>
            <w:tcW w:w="2700" w:type="dxa"/>
            <w:shd w:val="clear" w:color="auto" w:fill="F2F2F2" w:themeFill="background1" w:themeFillShade="F2"/>
            <w:vAlign w:val="center"/>
          </w:tcPr>
          <w:p w14:paraId="5DB5857E" w14:textId="77777777" w:rsidR="0019447E" w:rsidRPr="00964428" w:rsidRDefault="0019447E" w:rsidP="00305404">
            <w:r w:rsidRPr="00964428">
              <w:t>Task duration (</w:t>
            </w:r>
            <w:r>
              <w:t>days</w:t>
            </w:r>
            <w:r w:rsidRPr="00964428">
              <w:t>)</w:t>
            </w:r>
            <w:r>
              <w:t>:</w:t>
            </w:r>
          </w:p>
        </w:tc>
        <w:tc>
          <w:tcPr>
            <w:tcW w:w="1132" w:type="dxa"/>
            <w:gridSpan w:val="2"/>
            <w:shd w:val="clear" w:color="auto" w:fill="auto"/>
            <w:vAlign w:val="center"/>
          </w:tcPr>
          <w:p w14:paraId="17CF26FD" w14:textId="08A9EE5F" w:rsidR="0019447E" w:rsidRPr="0010228D" w:rsidRDefault="0019447E" w:rsidP="00305404">
            <w:pPr>
              <w:jc w:val="center"/>
              <w:rPr>
                <w:b/>
                <w:bCs/>
                <w:lang w:val="en-US"/>
              </w:rPr>
            </w:pPr>
          </w:p>
        </w:tc>
      </w:tr>
      <w:tr w:rsidR="0019447E" w:rsidRPr="00D463A4" w14:paraId="57C6AD84" w14:textId="77777777" w:rsidTr="52827552">
        <w:trPr>
          <w:gridAfter w:val="1"/>
          <w:wAfter w:w="608" w:type="dxa"/>
          <w:trHeight w:val="397"/>
        </w:trPr>
        <w:tc>
          <w:tcPr>
            <w:tcW w:w="561" w:type="dxa"/>
            <w:shd w:val="clear" w:color="auto" w:fill="F2F2F2" w:themeFill="background1" w:themeFillShade="F2"/>
            <w:vAlign w:val="center"/>
          </w:tcPr>
          <w:p w14:paraId="7EA9F6A7" w14:textId="77777777" w:rsidR="0019447E" w:rsidRPr="00D43650" w:rsidRDefault="0019447E" w:rsidP="00305404">
            <w:pPr>
              <w:jc w:val="center"/>
            </w:pPr>
            <w:r w:rsidRPr="00D43650">
              <w:t>5</w:t>
            </w:r>
          </w:p>
        </w:tc>
        <w:tc>
          <w:tcPr>
            <w:tcW w:w="2700" w:type="dxa"/>
            <w:shd w:val="clear" w:color="auto" w:fill="F2F2F2" w:themeFill="background1" w:themeFillShade="F2"/>
            <w:vAlign w:val="center"/>
          </w:tcPr>
          <w:p w14:paraId="59686A0A" w14:textId="77777777" w:rsidR="0019447E" w:rsidRPr="00964428" w:rsidRDefault="0019447E" w:rsidP="00305404">
            <w:r w:rsidRPr="00964428">
              <w:t xml:space="preserve">Start </w:t>
            </w:r>
            <w:r>
              <w:t>date (DD/MM/YY)</w:t>
            </w:r>
            <w:r w:rsidRPr="00964428">
              <w:t>:</w:t>
            </w:r>
          </w:p>
        </w:tc>
        <w:tc>
          <w:tcPr>
            <w:tcW w:w="1507" w:type="dxa"/>
            <w:gridSpan w:val="4"/>
            <w:shd w:val="clear" w:color="auto" w:fill="auto"/>
            <w:vAlign w:val="center"/>
          </w:tcPr>
          <w:p w14:paraId="15B8F34D" w14:textId="77777777" w:rsidR="0019447E" w:rsidRPr="00D463A4" w:rsidRDefault="0019447E" w:rsidP="00305404">
            <w:pPr>
              <w:jc w:val="center"/>
            </w:pPr>
          </w:p>
        </w:tc>
        <w:tc>
          <w:tcPr>
            <w:tcW w:w="2551" w:type="dxa"/>
            <w:gridSpan w:val="9"/>
            <w:shd w:val="clear" w:color="auto" w:fill="F2F2F2" w:themeFill="background1" w:themeFillShade="F2"/>
            <w:vAlign w:val="center"/>
          </w:tcPr>
          <w:p w14:paraId="735A9980" w14:textId="77777777" w:rsidR="0019447E" w:rsidRPr="00D463A4" w:rsidRDefault="0019447E" w:rsidP="00305404">
            <w:r w:rsidRPr="00D463A4">
              <w:t>End</w:t>
            </w:r>
            <w:r>
              <w:t xml:space="preserve"> date (DD/MM/YY)</w:t>
            </w:r>
            <w:r w:rsidRPr="00D463A4">
              <w:t>:</w:t>
            </w:r>
          </w:p>
        </w:tc>
        <w:tc>
          <w:tcPr>
            <w:tcW w:w="1287" w:type="dxa"/>
            <w:shd w:val="clear" w:color="auto" w:fill="auto"/>
            <w:vAlign w:val="center"/>
          </w:tcPr>
          <w:p w14:paraId="75BFBD1B" w14:textId="77777777" w:rsidR="0019447E" w:rsidRPr="00D463A4" w:rsidRDefault="0019447E" w:rsidP="00305404">
            <w:pPr>
              <w:jc w:val="center"/>
            </w:pPr>
          </w:p>
        </w:tc>
      </w:tr>
      <w:tr w:rsidR="0019447E" w:rsidRPr="00146974" w14:paraId="4906634C" w14:textId="77777777" w:rsidTr="52827552">
        <w:trPr>
          <w:trHeight w:val="340"/>
        </w:trPr>
        <w:tc>
          <w:tcPr>
            <w:tcW w:w="561" w:type="dxa"/>
            <w:shd w:val="clear" w:color="auto" w:fill="F2F2F2" w:themeFill="background1" w:themeFillShade="F2"/>
            <w:vAlign w:val="center"/>
          </w:tcPr>
          <w:p w14:paraId="7BFB92C4" w14:textId="77777777" w:rsidR="0019447E" w:rsidRPr="00D43650" w:rsidRDefault="0019447E" w:rsidP="00305404">
            <w:pPr>
              <w:jc w:val="center"/>
            </w:pPr>
            <w:r w:rsidRPr="00D43650">
              <w:t>6</w:t>
            </w:r>
          </w:p>
        </w:tc>
        <w:tc>
          <w:tcPr>
            <w:tcW w:w="2700" w:type="dxa"/>
            <w:shd w:val="clear" w:color="auto" w:fill="F2F2F2" w:themeFill="background1" w:themeFillShade="F2"/>
            <w:vAlign w:val="center"/>
          </w:tcPr>
          <w:p w14:paraId="7D3A6608" w14:textId="77777777" w:rsidR="0019447E" w:rsidRPr="00964428" w:rsidRDefault="0019447E" w:rsidP="00305404">
            <w:r>
              <w:t>Company name:</w:t>
            </w:r>
          </w:p>
        </w:tc>
        <w:tc>
          <w:tcPr>
            <w:tcW w:w="2266" w:type="dxa"/>
            <w:gridSpan w:val="7"/>
            <w:shd w:val="clear" w:color="auto" w:fill="auto"/>
            <w:vAlign w:val="center"/>
          </w:tcPr>
          <w:p w14:paraId="4469326C" w14:textId="77777777" w:rsidR="0019447E" w:rsidRPr="0091419D" w:rsidRDefault="0019447E" w:rsidP="00305404">
            <w:pPr>
              <w:jc w:val="center"/>
              <w:rPr>
                <w:b/>
                <w:bCs/>
                <w:lang w:val="en-US"/>
              </w:rPr>
            </w:pPr>
            <w:r>
              <w:rPr>
                <w:b/>
                <w:bCs/>
              </w:rPr>
              <w:t>[IL]</w:t>
            </w:r>
          </w:p>
        </w:tc>
        <w:tc>
          <w:tcPr>
            <w:tcW w:w="1647" w:type="dxa"/>
            <w:gridSpan w:val="5"/>
            <w:shd w:val="clear" w:color="auto" w:fill="auto"/>
            <w:vAlign w:val="center"/>
          </w:tcPr>
          <w:p w14:paraId="12C03A45" w14:textId="77777777" w:rsidR="0019447E" w:rsidRPr="00D463A4" w:rsidRDefault="0019447E" w:rsidP="00305404">
            <w:pPr>
              <w:jc w:val="center"/>
              <w:rPr>
                <w:b/>
                <w:bCs/>
              </w:rPr>
            </w:pPr>
            <w:r>
              <w:rPr>
                <w:b/>
                <w:bCs/>
              </w:rPr>
              <w:t>[US]</w:t>
            </w:r>
          </w:p>
        </w:tc>
        <w:tc>
          <w:tcPr>
            <w:tcW w:w="2040" w:type="dxa"/>
            <w:gridSpan w:val="3"/>
            <w:shd w:val="clear" w:color="auto" w:fill="F2F2F2" w:themeFill="background1" w:themeFillShade="F2"/>
            <w:vAlign w:val="center"/>
          </w:tcPr>
          <w:p w14:paraId="73882528" w14:textId="77777777" w:rsidR="0019447E" w:rsidRPr="00D463A4" w:rsidRDefault="0019447E" w:rsidP="00305404">
            <w:pPr>
              <w:jc w:val="center"/>
              <w:rPr>
                <w:b/>
                <w:bCs/>
              </w:rPr>
            </w:pPr>
            <w:r w:rsidRPr="00D463A4">
              <w:rPr>
                <w:b/>
                <w:bCs/>
              </w:rPr>
              <w:t>Total</w:t>
            </w:r>
          </w:p>
        </w:tc>
      </w:tr>
      <w:tr w:rsidR="0019447E" w:rsidRPr="00146974" w14:paraId="4C23A4A3" w14:textId="77777777" w:rsidTr="52827552">
        <w:trPr>
          <w:trHeight w:val="340"/>
        </w:trPr>
        <w:tc>
          <w:tcPr>
            <w:tcW w:w="561" w:type="dxa"/>
            <w:shd w:val="clear" w:color="auto" w:fill="F2F2F2" w:themeFill="background1" w:themeFillShade="F2"/>
            <w:vAlign w:val="center"/>
          </w:tcPr>
          <w:p w14:paraId="151C2684" w14:textId="77777777" w:rsidR="0019447E" w:rsidRPr="00D43650" w:rsidRDefault="0019447E" w:rsidP="00305404">
            <w:pPr>
              <w:jc w:val="center"/>
            </w:pPr>
            <w:bookmarkStart w:id="81" w:name="_Hlk28531330"/>
            <w:r w:rsidRPr="00D43650">
              <w:t>7</w:t>
            </w:r>
          </w:p>
        </w:tc>
        <w:tc>
          <w:tcPr>
            <w:tcW w:w="2700" w:type="dxa"/>
            <w:shd w:val="clear" w:color="auto" w:fill="F2F2F2" w:themeFill="background1" w:themeFillShade="F2"/>
            <w:vAlign w:val="center"/>
          </w:tcPr>
          <w:p w14:paraId="73FE4980" w14:textId="77777777" w:rsidR="0019447E" w:rsidRPr="00964428" w:rsidRDefault="0019447E" w:rsidP="00305404">
            <w:r w:rsidRPr="00964428">
              <w:t>Task budget (K$)</w:t>
            </w:r>
            <w:r>
              <w:t>:</w:t>
            </w:r>
          </w:p>
        </w:tc>
        <w:tc>
          <w:tcPr>
            <w:tcW w:w="2266" w:type="dxa"/>
            <w:gridSpan w:val="7"/>
            <w:shd w:val="clear" w:color="auto" w:fill="auto"/>
            <w:vAlign w:val="center"/>
          </w:tcPr>
          <w:p w14:paraId="7D56B280" w14:textId="77777777" w:rsidR="0019447E" w:rsidRPr="0058335C" w:rsidRDefault="0019447E" w:rsidP="00305404">
            <w:pPr>
              <w:jc w:val="center"/>
            </w:pPr>
          </w:p>
        </w:tc>
        <w:tc>
          <w:tcPr>
            <w:tcW w:w="1647" w:type="dxa"/>
            <w:gridSpan w:val="5"/>
            <w:shd w:val="clear" w:color="auto" w:fill="auto"/>
            <w:vAlign w:val="center"/>
          </w:tcPr>
          <w:p w14:paraId="020AD436" w14:textId="77777777" w:rsidR="0019447E" w:rsidRPr="0058335C" w:rsidRDefault="0019447E" w:rsidP="00305404">
            <w:pPr>
              <w:jc w:val="center"/>
            </w:pPr>
          </w:p>
        </w:tc>
        <w:tc>
          <w:tcPr>
            <w:tcW w:w="2040" w:type="dxa"/>
            <w:gridSpan w:val="3"/>
            <w:shd w:val="clear" w:color="auto" w:fill="auto"/>
            <w:vAlign w:val="center"/>
          </w:tcPr>
          <w:p w14:paraId="747BCAE5" w14:textId="77777777" w:rsidR="0019447E" w:rsidRPr="0058335C" w:rsidRDefault="0019447E" w:rsidP="00305404">
            <w:pPr>
              <w:jc w:val="center"/>
            </w:pPr>
          </w:p>
        </w:tc>
      </w:tr>
      <w:bookmarkEnd w:id="81"/>
      <w:tr w:rsidR="0019447E" w:rsidRPr="00146974" w14:paraId="1EE487A1" w14:textId="77777777" w:rsidTr="52827552">
        <w:trPr>
          <w:trHeight w:val="340"/>
        </w:trPr>
        <w:tc>
          <w:tcPr>
            <w:tcW w:w="561" w:type="dxa"/>
            <w:shd w:val="clear" w:color="auto" w:fill="F2F2F2" w:themeFill="background1" w:themeFillShade="F2"/>
            <w:vAlign w:val="center"/>
          </w:tcPr>
          <w:p w14:paraId="0E6FCBEC" w14:textId="77777777" w:rsidR="0019447E" w:rsidRPr="00D43650" w:rsidRDefault="0019447E" w:rsidP="00305404">
            <w:pPr>
              <w:jc w:val="center"/>
            </w:pPr>
            <w:r w:rsidRPr="00D43650">
              <w:t>8</w:t>
            </w:r>
          </w:p>
        </w:tc>
        <w:tc>
          <w:tcPr>
            <w:tcW w:w="2700" w:type="dxa"/>
            <w:shd w:val="clear" w:color="auto" w:fill="F2F2F2" w:themeFill="background1" w:themeFillShade="F2"/>
            <w:vAlign w:val="center"/>
          </w:tcPr>
          <w:p w14:paraId="71EED3E1" w14:textId="77777777" w:rsidR="0019447E" w:rsidRPr="00964428" w:rsidRDefault="0019447E" w:rsidP="00305404">
            <w:r w:rsidRPr="00964428">
              <w:t>Task budget (%</w:t>
            </w:r>
            <w:r>
              <w:t xml:space="preserve"> of total</w:t>
            </w:r>
            <w:r w:rsidRPr="00964428">
              <w:t>)</w:t>
            </w:r>
            <w:r>
              <w:t>:</w:t>
            </w:r>
          </w:p>
        </w:tc>
        <w:tc>
          <w:tcPr>
            <w:tcW w:w="2266" w:type="dxa"/>
            <w:gridSpan w:val="7"/>
            <w:shd w:val="clear" w:color="auto" w:fill="auto"/>
            <w:vAlign w:val="center"/>
          </w:tcPr>
          <w:p w14:paraId="724352F3" w14:textId="77777777" w:rsidR="0019447E" w:rsidRPr="0058335C" w:rsidRDefault="0019447E" w:rsidP="00305404">
            <w:pPr>
              <w:jc w:val="center"/>
            </w:pPr>
            <w:r>
              <w:t>%</w:t>
            </w:r>
          </w:p>
        </w:tc>
        <w:tc>
          <w:tcPr>
            <w:tcW w:w="1647" w:type="dxa"/>
            <w:gridSpan w:val="5"/>
            <w:shd w:val="clear" w:color="auto" w:fill="auto"/>
            <w:vAlign w:val="center"/>
          </w:tcPr>
          <w:p w14:paraId="1BD229FE" w14:textId="77777777" w:rsidR="0019447E" w:rsidRPr="0058335C" w:rsidRDefault="0019447E" w:rsidP="00305404">
            <w:pPr>
              <w:jc w:val="center"/>
            </w:pPr>
            <w:r>
              <w:t>%</w:t>
            </w:r>
          </w:p>
        </w:tc>
        <w:tc>
          <w:tcPr>
            <w:tcW w:w="2040" w:type="dxa"/>
            <w:gridSpan w:val="3"/>
            <w:shd w:val="clear" w:color="auto" w:fill="F2F2F2" w:themeFill="background1" w:themeFillShade="F2"/>
            <w:vAlign w:val="center"/>
          </w:tcPr>
          <w:p w14:paraId="68A1B689" w14:textId="77777777" w:rsidR="0019447E" w:rsidRPr="0058335C" w:rsidRDefault="0019447E" w:rsidP="00305404">
            <w:pPr>
              <w:jc w:val="center"/>
            </w:pPr>
            <w:r>
              <w:t>100%</w:t>
            </w:r>
          </w:p>
        </w:tc>
      </w:tr>
      <w:tr w:rsidR="0019447E" w:rsidRPr="00146974" w14:paraId="6EF2458A" w14:textId="77777777" w:rsidTr="52827552">
        <w:trPr>
          <w:trHeight w:val="548"/>
        </w:trPr>
        <w:tc>
          <w:tcPr>
            <w:tcW w:w="561" w:type="dxa"/>
            <w:shd w:val="clear" w:color="auto" w:fill="F2F2F2" w:themeFill="background1" w:themeFillShade="F2"/>
            <w:vAlign w:val="center"/>
          </w:tcPr>
          <w:p w14:paraId="4033E782" w14:textId="77777777" w:rsidR="0019447E" w:rsidRPr="00D43650" w:rsidRDefault="0019447E" w:rsidP="00305404">
            <w:pPr>
              <w:jc w:val="center"/>
            </w:pPr>
            <w:r w:rsidRPr="00D43650">
              <w:t>9</w:t>
            </w:r>
          </w:p>
        </w:tc>
        <w:tc>
          <w:tcPr>
            <w:tcW w:w="2700" w:type="dxa"/>
            <w:shd w:val="clear" w:color="auto" w:fill="F2F2F2" w:themeFill="background1" w:themeFillShade="F2"/>
            <w:vAlign w:val="center"/>
          </w:tcPr>
          <w:p w14:paraId="22452CA9" w14:textId="77777777" w:rsidR="0019447E" w:rsidRPr="00D17408" w:rsidRDefault="0019447E" w:rsidP="00305404">
            <w:pPr>
              <w:rPr>
                <w:b/>
                <w:bCs/>
              </w:rPr>
            </w:pPr>
            <w:r w:rsidRPr="00D17408">
              <w:rPr>
                <w:b/>
                <w:bCs/>
              </w:rPr>
              <w:t>Objective of tas</w:t>
            </w:r>
            <w:r>
              <w:rPr>
                <w:b/>
                <w:bCs/>
              </w:rPr>
              <w:t>k</w:t>
            </w:r>
            <w:r w:rsidRPr="00D17408">
              <w:rPr>
                <w:b/>
                <w:bCs/>
              </w:rPr>
              <w:t>:</w:t>
            </w:r>
          </w:p>
        </w:tc>
        <w:tc>
          <w:tcPr>
            <w:tcW w:w="5953" w:type="dxa"/>
            <w:gridSpan w:val="15"/>
            <w:vAlign w:val="center"/>
          </w:tcPr>
          <w:p w14:paraId="52CF1F58" w14:textId="6251494C" w:rsidR="0019447E" w:rsidRPr="003B3EEF" w:rsidRDefault="52827552" w:rsidP="00305404">
            <w:pPr>
              <w:rPr>
                <w:lang w:val="en-US"/>
              </w:rPr>
            </w:pPr>
            <w:r w:rsidRPr="52827552">
              <w:rPr>
                <w:sz w:val="24"/>
                <w:szCs w:val="24"/>
                <w:lang w:val="en-US"/>
              </w:rPr>
              <w:t>Detect bursting group of posts that are related to the same event from a stream of posts</w:t>
            </w:r>
            <w:r w:rsidRPr="52827552">
              <w:rPr>
                <w:lang w:val="en-US"/>
              </w:rPr>
              <w:t xml:space="preserve">.    </w:t>
            </w:r>
          </w:p>
        </w:tc>
      </w:tr>
      <w:tr w:rsidR="0019447E" w:rsidRPr="00146974" w14:paraId="0F9FEFD9" w14:textId="77777777" w:rsidTr="52827552">
        <w:tc>
          <w:tcPr>
            <w:tcW w:w="561" w:type="dxa"/>
            <w:shd w:val="clear" w:color="auto" w:fill="F2F2F2" w:themeFill="background1" w:themeFillShade="F2"/>
            <w:vAlign w:val="center"/>
          </w:tcPr>
          <w:p w14:paraId="5F629F6A" w14:textId="77777777" w:rsidR="0019447E" w:rsidRPr="00D43650" w:rsidRDefault="0019447E" w:rsidP="00305404">
            <w:pPr>
              <w:jc w:val="center"/>
            </w:pPr>
            <w:r w:rsidRPr="00D43650">
              <w:t>10</w:t>
            </w:r>
          </w:p>
        </w:tc>
        <w:tc>
          <w:tcPr>
            <w:tcW w:w="8653" w:type="dxa"/>
            <w:gridSpan w:val="16"/>
            <w:shd w:val="clear" w:color="auto" w:fill="F2F2F2" w:themeFill="background1" w:themeFillShade="F2"/>
            <w:vAlign w:val="center"/>
          </w:tcPr>
          <w:p w14:paraId="658A8F14" w14:textId="77777777" w:rsidR="0019447E" w:rsidRPr="00693972" w:rsidRDefault="0019447E" w:rsidP="00305404">
            <w:pPr>
              <w:jc w:val="center"/>
              <w:rPr>
                <w:b/>
                <w:bCs/>
              </w:rPr>
            </w:pPr>
            <w:r w:rsidRPr="00693972">
              <w:rPr>
                <w:b/>
                <w:bCs/>
              </w:rPr>
              <w:t>Task Description</w:t>
            </w:r>
            <w:r w:rsidRPr="00CF594A">
              <w:t xml:space="preserve"> (no restriction on size)</w:t>
            </w:r>
          </w:p>
        </w:tc>
      </w:tr>
      <w:tr w:rsidR="0019447E" w:rsidRPr="00146974" w14:paraId="1F33C0D9" w14:textId="77777777" w:rsidTr="52827552">
        <w:trPr>
          <w:trHeight w:val="850"/>
        </w:trPr>
        <w:tc>
          <w:tcPr>
            <w:tcW w:w="9214" w:type="dxa"/>
            <w:gridSpan w:val="17"/>
            <w:vAlign w:val="center"/>
          </w:tcPr>
          <w:p w14:paraId="13AF1BE0" w14:textId="20718063" w:rsidR="0019447E" w:rsidRPr="007D06A0" w:rsidRDefault="52827552" w:rsidP="52827552">
            <w:pPr>
              <w:rPr>
                <w:sz w:val="24"/>
                <w:szCs w:val="24"/>
                <w:lang w:val="en-US"/>
              </w:rPr>
            </w:pPr>
            <w:r w:rsidRPr="52827552">
              <w:rPr>
                <w:sz w:val="24"/>
                <w:szCs w:val="24"/>
                <w:lang w:val="en-US"/>
              </w:rPr>
              <w:t xml:space="preserve">In the task of event detection, we group posts from a stream of posts into clusters that relate to real-world events. We define an event as a collection of social media posts that can be related to a specific news article, a claim, or another arbitrary document that describes the event. Currently, there are two approaches to detecting events in social media: the feature pivot approach that detects trends in words and segments distributions, and the document pivot approach that clusters posts together based on their textual similarity. The feature pivot approach, which can be regarded as topic models, may not be used to identify discourses because word probabilities comprising a topic definition result in a too broad set of documents, potentially including documents that are not related to each other. Therefore, we propose a novel approach for clustering posts based on the document pivot approach. Currently, document pivot methods use different types of word embedding models to extract a vector representation for each post and cluster them based on cosine or Euclidean similarity. Instead of using word embedding models, we suggest using a paraphrase </w:t>
            </w:r>
            <w:commentRangeStart w:id="82"/>
            <w:commentRangeStart w:id="83"/>
            <w:r w:rsidRPr="52827552">
              <w:rPr>
                <w:sz w:val="24"/>
                <w:szCs w:val="24"/>
                <w:lang w:val="en-US"/>
              </w:rPr>
              <w:t>classification</w:t>
            </w:r>
            <w:commentRangeEnd w:id="82"/>
            <w:r w:rsidR="1918D456">
              <w:rPr>
                <w:rStyle w:val="CommentReference"/>
              </w:rPr>
              <w:commentReference w:id="82"/>
            </w:r>
            <w:commentRangeEnd w:id="83"/>
            <w:r w:rsidR="1918D456">
              <w:rPr>
                <w:rStyle w:val="CommentReference"/>
              </w:rPr>
              <w:commentReference w:id="83"/>
            </w:r>
            <w:r w:rsidRPr="52827552">
              <w:rPr>
                <w:sz w:val="24"/>
                <w:szCs w:val="24"/>
                <w:lang w:val="en-US"/>
              </w:rPr>
              <w:t xml:space="preserve"> method. The objective of the paraphrase classification method is to estimate whether a pair of sentences are paraphrases of each other. Then, we can use the paraphrase classification method as a document kernel and cluster similar posts together. An alternate approach for </w:t>
            </w:r>
            <w:r w:rsidRPr="52827552">
              <w:rPr>
                <w:sz w:val="24"/>
                <w:szCs w:val="24"/>
                <w:lang w:val="en-US"/>
              </w:rPr>
              <w:lastRenderedPageBreak/>
              <w:t>the document kernel is to train a sentence classification model that determines where two sentences are related to the same event. Then, use the first story detection algorithm as a clustering algorithm with one of our suggested document kernels. The first story detection algorithm tags each incoming post into the event of its nearest neighbor from the last X posts. Another alternative is to use the weighted majority voting of the M nearest neighbors to tag the incoming post to an event. If the nearest neighbor's similarity to the post is lower than a threshold T, the post is tagged to a new event.</w:t>
            </w:r>
          </w:p>
          <w:p w14:paraId="5C540AEB" w14:textId="287BF541" w:rsidR="0019447E" w:rsidRPr="007D06A0" w:rsidRDefault="52827552" w:rsidP="52827552">
            <w:pPr>
              <w:rPr>
                <w:sz w:val="24"/>
                <w:szCs w:val="24"/>
                <w:lang w:val="en-US"/>
              </w:rPr>
            </w:pPr>
            <w:r w:rsidRPr="52827552">
              <w:rPr>
                <w:sz w:val="24"/>
                <w:szCs w:val="24"/>
                <w:lang w:val="en-US"/>
              </w:rPr>
              <w:t>The main challenge of our approach is to train and finetune our document kernel model and validate our method for company related events. We will use two public event detection datasets and data collected from the topic modeling task to train the models. To validate our method, we will conduct a user study for the method and finetune it according to the users’ feedback.</w:t>
            </w:r>
          </w:p>
        </w:tc>
      </w:tr>
      <w:tr w:rsidR="0019447E" w:rsidRPr="00146974" w14:paraId="353C170C" w14:textId="77777777" w:rsidTr="52827552">
        <w:trPr>
          <w:gridAfter w:val="6"/>
          <w:wAfter w:w="3324" w:type="dxa"/>
          <w:trHeight w:val="454"/>
        </w:trPr>
        <w:tc>
          <w:tcPr>
            <w:tcW w:w="561" w:type="dxa"/>
            <w:shd w:val="clear" w:color="auto" w:fill="F2F2F2" w:themeFill="background1" w:themeFillShade="F2"/>
            <w:vAlign w:val="center"/>
          </w:tcPr>
          <w:p w14:paraId="1F7A18C1" w14:textId="77777777" w:rsidR="0019447E" w:rsidRPr="00D43650" w:rsidRDefault="0019447E" w:rsidP="00305404">
            <w:pPr>
              <w:jc w:val="center"/>
            </w:pPr>
            <w:r w:rsidRPr="00D43650">
              <w:t>11</w:t>
            </w:r>
          </w:p>
        </w:tc>
        <w:tc>
          <w:tcPr>
            <w:tcW w:w="4195" w:type="dxa"/>
            <w:gridSpan w:val="4"/>
            <w:shd w:val="clear" w:color="auto" w:fill="F2F2F2" w:themeFill="background1" w:themeFillShade="F2"/>
            <w:vAlign w:val="center"/>
          </w:tcPr>
          <w:p w14:paraId="2A146860" w14:textId="77777777" w:rsidR="0019447E" w:rsidRPr="00693972" w:rsidRDefault="0019447E" w:rsidP="00305404">
            <w:pPr>
              <w:rPr>
                <w:b/>
                <w:bCs/>
              </w:rPr>
            </w:pPr>
            <w:r>
              <w:rPr>
                <w:b/>
                <w:bCs/>
              </w:rPr>
              <w:t xml:space="preserve"># of the </w:t>
            </w:r>
            <w:r w:rsidRPr="00693972">
              <w:rPr>
                <w:b/>
                <w:bCs/>
              </w:rPr>
              <w:t>Milestone</w:t>
            </w:r>
            <w:r>
              <w:rPr>
                <w:b/>
                <w:bCs/>
              </w:rPr>
              <w:t>(s)</w:t>
            </w:r>
            <w:r w:rsidRPr="00693972">
              <w:rPr>
                <w:b/>
                <w:bCs/>
              </w:rPr>
              <w:t xml:space="preserve"> to be</w:t>
            </w:r>
            <w:r>
              <w:rPr>
                <w:b/>
                <w:bCs/>
              </w:rPr>
              <w:t xml:space="preserve"> reached:</w:t>
            </w:r>
          </w:p>
        </w:tc>
        <w:tc>
          <w:tcPr>
            <w:tcW w:w="567" w:type="dxa"/>
            <w:gridSpan w:val="3"/>
            <w:vAlign w:val="center"/>
          </w:tcPr>
          <w:p w14:paraId="6BF4F08E" w14:textId="2C2C5D96" w:rsidR="0019447E" w:rsidRPr="00964428" w:rsidRDefault="52827552" w:rsidP="00305404">
            <w:r>
              <w:t>3</w:t>
            </w:r>
          </w:p>
        </w:tc>
        <w:tc>
          <w:tcPr>
            <w:tcW w:w="567" w:type="dxa"/>
            <w:gridSpan w:val="3"/>
            <w:vAlign w:val="center"/>
          </w:tcPr>
          <w:p w14:paraId="2EBD74F1" w14:textId="77777777" w:rsidR="0019447E" w:rsidRPr="00964428" w:rsidRDefault="0019447E" w:rsidP="00305404"/>
        </w:tc>
      </w:tr>
      <w:tr w:rsidR="0019447E" w:rsidRPr="00146974" w14:paraId="64EB9802" w14:textId="77777777" w:rsidTr="52827552">
        <w:trPr>
          <w:gridAfter w:val="6"/>
          <w:wAfter w:w="3324" w:type="dxa"/>
          <w:trHeight w:val="454"/>
        </w:trPr>
        <w:tc>
          <w:tcPr>
            <w:tcW w:w="561" w:type="dxa"/>
            <w:shd w:val="clear" w:color="auto" w:fill="F2F2F2" w:themeFill="background1" w:themeFillShade="F2"/>
            <w:vAlign w:val="center"/>
          </w:tcPr>
          <w:p w14:paraId="5D4CE480" w14:textId="77777777" w:rsidR="0019447E" w:rsidRPr="00D43650" w:rsidRDefault="0019447E" w:rsidP="00305404">
            <w:pPr>
              <w:jc w:val="center"/>
            </w:pPr>
            <w:r w:rsidRPr="00D43650">
              <w:t>12</w:t>
            </w:r>
          </w:p>
        </w:tc>
        <w:tc>
          <w:tcPr>
            <w:tcW w:w="4195" w:type="dxa"/>
            <w:gridSpan w:val="4"/>
            <w:shd w:val="clear" w:color="auto" w:fill="F2F2F2" w:themeFill="background1" w:themeFillShade="F2"/>
            <w:vAlign w:val="center"/>
          </w:tcPr>
          <w:p w14:paraId="69E6E4BB" w14:textId="77777777" w:rsidR="0019447E" w:rsidRPr="00693972" w:rsidRDefault="0019447E" w:rsidP="00305404">
            <w:pPr>
              <w:rPr>
                <w:b/>
                <w:bCs/>
              </w:rPr>
            </w:pPr>
            <w:r>
              <w:rPr>
                <w:b/>
                <w:bCs/>
              </w:rPr>
              <w:t># of the Deliverable(s) to be provided:</w:t>
            </w:r>
          </w:p>
        </w:tc>
        <w:tc>
          <w:tcPr>
            <w:tcW w:w="567" w:type="dxa"/>
            <w:gridSpan w:val="3"/>
            <w:vAlign w:val="center"/>
          </w:tcPr>
          <w:p w14:paraId="59E1B8CB" w14:textId="0A98D11C" w:rsidR="0019447E" w:rsidRPr="00964428" w:rsidRDefault="52827552" w:rsidP="00305404">
            <w:r>
              <w:t>1</w:t>
            </w:r>
          </w:p>
        </w:tc>
        <w:tc>
          <w:tcPr>
            <w:tcW w:w="567" w:type="dxa"/>
            <w:gridSpan w:val="3"/>
            <w:vAlign w:val="center"/>
          </w:tcPr>
          <w:p w14:paraId="437B1BF0" w14:textId="77777777" w:rsidR="0019447E" w:rsidRPr="00964428" w:rsidRDefault="0019447E" w:rsidP="00305404"/>
        </w:tc>
      </w:tr>
      <w:bookmarkEnd w:id="80"/>
    </w:tbl>
    <w:p w14:paraId="64A57964" w14:textId="3B1AFEA3" w:rsidR="0019447E" w:rsidRDefault="0019447E" w:rsidP="44B779EB"/>
    <w:p w14:paraId="747AEE1C" w14:textId="77777777" w:rsidR="0019447E" w:rsidRDefault="0019447E" w:rsidP="0019447E"/>
    <w:tbl>
      <w:tblPr>
        <w:tblW w:w="9773"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8"/>
        <w:gridCol w:w="2654"/>
        <w:gridCol w:w="561"/>
        <w:gridCol w:w="559"/>
        <w:gridCol w:w="349"/>
        <w:gridCol w:w="12"/>
        <w:gridCol w:w="1524"/>
        <w:gridCol w:w="283"/>
        <w:gridCol w:w="345"/>
        <w:gridCol w:w="345"/>
        <w:gridCol w:w="284"/>
        <w:gridCol w:w="564"/>
        <w:gridCol w:w="553"/>
        <w:gridCol w:w="1182"/>
      </w:tblGrid>
      <w:tr w:rsidR="44B779EB" w14:paraId="7019E446" w14:textId="77777777" w:rsidTr="52827552">
        <w:trPr>
          <w:gridAfter w:val="10"/>
          <w:wAfter w:w="5441" w:type="dxa"/>
          <w:trHeight w:val="340"/>
        </w:trPr>
        <w:tc>
          <w:tcPr>
            <w:tcW w:w="558" w:type="dxa"/>
            <w:shd w:val="clear" w:color="auto" w:fill="F2F2F2" w:themeFill="background1" w:themeFillShade="F2"/>
            <w:vAlign w:val="center"/>
          </w:tcPr>
          <w:p w14:paraId="2EB12E0D" w14:textId="77777777" w:rsidR="44B779EB" w:rsidRDefault="44B779EB" w:rsidP="44B779EB">
            <w:pPr>
              <w:jc w:val="center"/>
            </w:pPr>
            <w:r>
              <w:t>1</w:t>
            </w:r>
          </w:p>
        </w:tc>
        <w:tc>
          <w:tcPr>
            <w:tcW w:w="2654" w:type="dxa"/>
            <w:shd w:val="clear" w:color="auto" w:fill="F2F2F2" w:themeFill="background1" w:themeFillShade="F2"/>
            <w:vAlign w:val="center"/>
          </w:tcPr>
          <w:p w14:paraId="1A08BDDD" w14:textId="77777777" w:rsidR="44B779EB" w:rsidRDefault="44B779EB">
            <w:r>
              <w:t xml:space="preserve">Task #:             </w:t>
            </w:r>
          </w:p>
        </w:tc>
        <w:tc>
          <w:tcPr>
            <w:tcW w:w="1120" w:type="dxa"/>
            <w:gridSpan w:val="2"/>
            <w:vAlign w:val="center"/>
          </w:tcPr>
          <w:p w14:paraId="14DD1435" w14:textId="327D7475" w:rsidR="44B779EB" w:rsidRDefault="52827552" w:rsidP="52827552">
            <w:pPr>
              <w:jc w:val="center"/>
              <w:rPr>
                <w:lang w:val="en-US"/>
              </w:rPr>
            </w:pPr>
            <w:r w:rsidRPr="52827552">
              <w:rPr>
                <w:lang w:val="en-US"/>
              </w:rPr>
              <w:t>7</w:t>
            </w:r>
          </w:p>
        </w:tc>
      </w:tr>
      <w:tr w:rsidR="44B779EB" w14:paraId="336D42AA" w14:textId="77777777" w:rsidTr="52827552">
        <w:trPr>
          <w:trHeight w:val="397"/>
        </w:trPr>
        <w:tc>
          <w:tcPr>
            <w:tcW w:w="558" w:type="dxa"/>
            <w:shd w:val="clear" w:color="auto" w:fill="F2F2F2" w:themeFill="background1" w:themeFillShade="F2"/>
            <w:vAlign w:val="center"/>
          </w:tcPr>
          <w:p w14:paraId="3FFBD8DD" w14:textId="77777777" w:rsidR="44B779EB" w:rsidRDefault="44B779EB" w:rsidP="44B779EB">
            <w:pPr>
              <w:jc w:val="center"/>
            </w:pPr>
            <w:r>
              <w:t>2</w:t>
            </w:r>
          </w:p>
        </w:tc>
        <w:tc>
          <w:tcPr>
            <w:tcW w:w="2654" w:type="dxa"/>
            <w:shd w:val="clear" w:color="auto" w:fill="F2F2F2" w:themeFill="background1" w:themeFillShade="F2"/>
            <w:vAlign w:val="center"/>
          </w:tcPr>
          <w:p w14:paraId="4C5AE56F" w14:textId="77777777" w:rsidR="44B779EB" w:rsidRDefault="44B779EB">
            <w:r>
              <w:t>Task name:</w:t>
            </w:r>
          </w:p>
        </w:tc>
        <w:tc>
          <w:tcPr>
            <w:tcW w:w="6561" w:type="dxa"/>
            <w:gridSpan w:val="12"/>
            <w:shd w:val="clear" w:color="auto" w:fill="auto"/>
            <w:vAlign w:val="center"/>
          </w:tcPr>
          <w:p w14:paraId="67E65772" w14:textId="5F079368" w:rsidR="44B779EB" w:rsidRDefault="44B779EB" w:rsidP="44B779EB">
            <w:pPr>
              <w:rPr>
                <w:sz w:val="20"/>
                <w:szCs w:val="20"/>
              </w:rPr>
            </w:pPr>
            <w:r w:rsidRPr="44B779EB">
              <w:rPr>
                <w:sz w:val="20"/>
                <w:szCs w:val="20"/>
              </w:rPr>
              <w:t>Constructing discourse backbone graph</w:t>
            </w:r>
          </w:p>
        </w:tc>
      </w:tr>
      <w:tr w:rsidR="44B779EB" w14:paraId="19D79E9D" w14:textId="77777777" w:rsidTr="52827552">
        <w:trPr>
          <w:gridAfter w:val="1"/>
          <w:wAfter w:w="1182" w:type="dxa"/>
        </w:trPr>
        <w:tc>
          <w:tcPr>
            <w:tcW w:w="558" w:type="dxa"/>
            <w:shd w:val="clear" w:color="auto" w:fill="F2F2F2" w:themeFill="background1" w:themeFillShade="F2"/>
            <w:vAlign w:val="center"/>
          </w:tcPr>
          <w:p w14:paraId="6078EEC5" w14:textId="77777777" w:rsidR="44B779EB" w:rsidRDefault="44B779EB" w:rsidP="44B779EB">
            <w:pPr>
              <w:jc w:val="center"/>
            </w:pPr>
            <w:r>
              <w:t>3</w:t>
            </w:r>
          </w:p>
        </w:tc>
        <w:tc>
          <w:tcPr>
            <w:tcW w:w="2654" w:type="dxa"/>
            <w:shd w:val="clear" w:color="auto" w:fill="F2F2F2" w:themeFill="background1" w:themeFillShade="F2"/>
          </w:tcPr>
          <w:p w14:paraId="4C065503" w14:textId="77777777" w:rsidR="44B779EB" w:rsidRDefault="44B779EB">
            <w:r>
              <w:t>Company taking part in task (mark with “x”)</w:t>
            </w:r>
          </w:p>
        </w:tc>
        <w:tc>
          <w:tcPr>
            <w:tcW w:w="561" w:type="dxa"/>
            <w:shd w:val="clear" w:color="auto" w:fill="F2F2F2" w:themeFill="background1" w:themeFillShade="F2"/>
            <w:vAlign w:val="center"/>
          </w:tcPr>
          <w:p w14:paraId="2D055E5B" w14:textId="77777777" w:rsidR="44B779EB" w:rsidRDefault="44B779EB" w:rsidP="44B779EB">
            <w:pPr>
              <w:tabs>
                <w:tab w:val="left" w:pos="678"/>
              </w:tabs>
              <w:jc w:val="center"/>
            </w:pPr>
            <w:r>
              <w:t>IL:</w:t>
            </w:r>
          </w:p>
        </w:tc>
        <w:tc>
          <w:tcPr>
            <w:tcW w:w="559" w:type="dxa"/>
            <w:shd w:val="clear" w:color="auto" w:fill="auto"/>
            <w:vAlign w:val="center"/>
          </w:tcPr>
          <w:p w14:paraId="22A5400B" w14:textId="77777777" w:rsidR="44B779EB" w:rsidRDefault="44B779EB" w:rsidP="44B779EB">
            <w:pPr>
              <w:tabs>
                <w:tab w:val="left" w:pos="678"/>
              </w:tabs>
              <w:jc w:val="center"/>
              <w:rPr>
                <w:lang w:val="en-US"/>
              </w:rPr>
            </w:pPr>
            <w:r w:rsidRPr="44B779EB">
              <w:rPr>
                <w:lang w:val="en-US"/>
              </w:rPr>
              <w:t>X</w:t>
            </w:r>
          </w:p>
        </w:tc>
        <w:tc>
          <w:tcPr>
            <w:tcW w:w="1885" w:type="dxa"/>
            <w:gridSpan w:val="3"/>
            <w:shd w:val="clear" w:color="auto" w:fill="F2F2F2" w:themeFill="background1" w:themeFillShade="F2"/>
            <w:vAlign w:val="center"/>
          </w:tcPr>
          <w:p w14:paraId="42D4D5FB" w14:textId="77777777" w:rsidR="44B779EB" w:rsidRDefault="44B779EB" w:rsidP="44B779EB">
            <w:pPr>
              <w:tabs>
                <w:tab w:val="left" w:pos="678"/>
              </w:tabs>
              <w:jc w:val="center"/>
            </w:pPr>
            <w:r>
              <w:t>US:</w:t>
            </w:r>
          </w:p>
        </w:tc>
        <w:tc>
          <w:tcPr>
            <w:tcW w:w="973" w:type="dxa"/>
            <w:gridSpan w:val="3"/>
            <w:shd w:val="clear" w:color="auto" w:fill="auto"/>
            <w:vAlign w:val="center"/>
          </w:tcPr>
          <w:p w14:paraId="5035FF65" w14:textId="77777777" w:rsidR="44B779EB" w:rsidRDefault="44B779EB" w:rsidP="44B779EB">
            <w:pPr>
              <w:tabs>
                <w:tab w:val="left" w:pos="678"/>
              </w:tabs>
              <w:jc w:val="center"/>
            </w:pPr>
          </w:p>
        </w:tc>
        <w:tc>
          <w:tcPr>
            <w:tcW w:w="848" w:type="dxa"/>
            <w:gridSpan w:val="2"/>
            <w:shd w:val="clear" w:color="auto" w:fill="F2F2F2" w:themeFill="background1" w:themeFillShade="F2"/>
            <w:vAlign w:val="center"/>
          </w:tcPr>
          <w:p w14:paraId="75B80B98" w14:textId="77777777" w:rsidR="44B779EB" w:rsidRDefault="44B779EB" w:rsidP="44B779EB">
            <w:pPr>
              <w:tabs>
                <w:tab w:val="left" w:pos="678"/>
              </w:tabs>
              <w:jc w:val="center"/>
            </w:pPr>
            <w:r>
              <w:t>Both:</w:t>
            </w:r>
          </w:p>
        </w:tc>
        <w:tc>
          <w:tcPr>
            <w:tcW w:w="553" w:type="dxa"/>
            <w:shd w:val="clear" w:color="auto" w:fill="auto"/>
            <w:vAlign w:val="center"/>
          </w:tcPr>
          <w:p w14:paraId="04C52AC4" w14:textId="77777777" w:rsidR="44B779EB" w:rsidRDefault="44B779EB" w:rsidP="44B779EB">
            <w:pPr>
              <w:tabs>
                <w:tab w:val="left" w:pos="678"/>
              </w:tabs>
              <w:jc w:val="center"/>
            </w:pPr>
          </w:p>
        </w:tc>
      </w:tr>
      <w:tr w:rsidR="44B779EB" w14:paraId="768CAFDD" w14:textId="77777777" w:rsidTr="52827552">
        <w:trPr>
          <w:gridAfter w:val="10"/>
          <w:wAfter w:w="5441" w:type="dxa"/>
          <w:trHeight w:val="340"/>
        </w:trPr>
        <w:tc>
          <w:tcPr>
            <w:tcW w:w="558" w:type="dxa"/>
            <w:shd w:val="clear" w:color="auto" w:fill="F2F2F2" w:themeFill="background1" w:themeFillShade="F2"/>
            <w:vAlign w:val="center"/>
          </w:tcPr>
          <w:p w14:paraId="312481A6" w14:textId="77777777" w:rsidR="44B779EB" w:rsidRDefault="44B779EB" w:rsidP="44B779EB">
            <w:pPr>
              <w:jc w:val="center"/>
            </w:pPr>
            <w:r>
              <w:t>4</w:t>
            </w:r>
          </w:p>
        </w:tc>
        <w:tc>
          <w:tcPr>
            <w:tcW w:w="2654" w:type="dxa"/>
            <w:shd w:val="clear" w:color="auto" w:fill="F2F2F2" w:themeFill="background1" w:themeFillShade="F2"/>
            <w:vAlign w:val="center"/>
          </w:tcPr>
          <w:p w14:paraId="2FFB3ABE" w14:textId="77777777" w:rsidR="44B779EB" w:rsidRDefault="44B779EB">
            <w:r>
              <w:t>Task duration (days):</w:t>
            </w:r>
          </w:p>
        </w:tc>
        <w:tc>
          <w:tcPr>
            <w:tcW w:w="1120" w:type="dxa"/>
            <w:gridSpan w:val="2"/>
            <w:shd w:val="clear" w:color="auto" w:fill="auto"/>
            <w:vAlign w:val="center"/>
          </w:tcPr>
          <w:p w14:paraId="3196600E" w14:textId="4F6432E4" w:rsidR="44B779EB" w:rsidRDefault="44B779EB" w:rsidP="44B779EB">
            <w:pPr>
              <w:jc w:val="center"/>
              <w:rPr>
                <w:b/>
                <w:bCs/>
                <w:lang w:val="en-US"/>
              </w:rPr>
            </w:pPr>
          </w:p>
        </w:tc>
      </w:tr>
      <w:tr w:rsidR="44B779EB" w14:paraId="775FDA48" w14:textId="77777777" w:rsidTr="52827552">
        <w:trPr>
          <w:gridAfter w:val="6"/>
          <w:wAfter w:w="3273" w:type="dxa"/>
          <w:trHeight w:val="397"/>
        </w:trPr>
        <w:tc>
          <w:tcPr>
            <w:tcW w:w="558" w:type="dxa"/>
            <w:shd w:val="clear" w:color="auto" w:fill="F2F2F2" w:themeFill="background1" w:themeFillShade="F2"/>
            <w:vAlign w:val="center"/>
          </w:tcPr>
          <w:p w14:paraId="658DBB56" w14:textId="77777777" w:rsidR="44B779EB" w:rsidRDefault="44B779EB" w:rsidP="44B779EB">
            <w:pPr>
              <w:jc w:val="center"/>
            </w:pPr>
            <w:r>
              <w:t>5</w:t>
            </w:r>
          </w:p>
        </w:tc>
        <w:tc>
          <w:tcPr>
            <w:tcW w:w="2654" w:type="dxa"/>
            <w:shd w:val="clear" w:color="auto" w:fill="F2F2F2" w:themeFill="background1" w:themeFillShade="F2"/>
            <w:vAlign w:val="center"/>
          </w:tcPr>
          <w:p w14:paraId="19A50F4A" w14:textId="77777777" w:rsidR="44B779EB" w:rsidRDefault="44B779EB">
            <w:r>
              <w:t>Start date (DD/MM/YY):</w:t>
            </w:r>
          </w:p>
        </w:tc>
        <w:tc>
          <w:tcPr>
            <w:tcW w:w="1481" w:type="dxa"/>
            <w:gridSpan w:val="4"/>
            <w:shd w:val="clear" w:color="auto" w:fill="auto"/>
            <w:vAlign w:val="center"/>
          </w:tcPr>
          <w:p w14:paraId="7A2F99DC" w14:textId="77777777" w:rsidR="44B779EB" w:rsidRDefault="44B779EB" w:rsidP="44B779EB">
            <w:pPr>
              <w:jc w:val="center"/>
            </w:pPr>
          </w:p>
        </w:tc>
        <w:tc>
          <w:tcPr>
            <w:tcW w:w="1524" w:type="dxa"/>
            <w:shd w:val="clear" w:color="auto" w:fill="auto"/>
            <w:vAlign w:val="center"/>
          </w:tcPr>
          <w:p w14:paraId="5C079667" w14:textId="77777777" w:rsidR="44B779EB" w:rsidRDefault="44B779EB" w:rsidP="44B779EB">
            <w:pPr>
              <w:jc w:val="center"/>
            </w:pPr>
          </w:p>
          <w:p w14:paraId="2391B65F" w14:textId="77777777" w:rsidR="44B779EB" w:rsidRDefault="44B779EB">
            <w:r>
              <w:t>End date (DD/MM/YY):</w:t>
            </w:r>
          </w:p>
        </w:tc>
        <w:tc>
          <w:tcPr>
            <w:tcW w:w="283" w:type="dxa"/>
          </w:tcPr>
          <w:p w14:paraId="6166F4E6" w14:textId="77777777" w:rsidR="00751829" w:rsidRDefault="00751829">
            <w:pPr>
              <w:spacing w:line="240" w:lineRule="auto"/>
            </w:pPr>
          </w:p>
        </w:tc>
      </w:tr>
      <w:tr w:rsidR="44B779EB" w14:paraId="7B6B5CD3" w14:textId="77777777" w:rsidTr="52827552">
        <w:trPr>
          <w:gridAfter w:val="1"/>
          <w:wAfter w:w="1182" w:type="dxa"/>
          <w:trHeight w:val="340"/>
        </w:trPr>
        <w:tc>
          <w:tcPr>
            <w:tcW w:w="558" w:type="dxa"/>
            <w:shd w:val="clear" w:color="auto" w:fill="F2F2F2" w:themeFill="background1" w:themeFillShade="F2"/>
            <w:vAlign w:val="center"/>
          </w:tcPr>
          <w:p w14:paraId="45B3D9C5" w14:textId="77777777" w:rsidR="44B779EB" w:rsidRDefault="44B779EB" w:rsidP="44B779EB">
            <w:pPr>
              <w:jc w:val="center"/>
            </w:pPr>
            <w:r>
              <w:t>6</w:t>
            </w:r>
          </w:p>
        </w:tc>
        <w:tc>
          <w:tcPr>
            <w:tcW w:w="2654" w:type="dxa"/>
            <w:shd w:val="clear" w:color="auto" w:fill="F2F2F2" w:themeFill="background1" w:themeFillShade="F2"/>
            <w:vAlign w:val="center"/>
          </w:tcPr>
          <w:p w14:paraId="0CF799A2" w14:textId="77777777" w:rsidR="44B779EB" w:rsidRDefault="44B779EB">
            <w:r>
              <w:t>Company name:</w:t>
            </w:r>
          </w:p>
        </w:tc>
        <w:tc>
          <w:tcPr>
            <w:tcW w:w="3633" w:type="dxa"/>
            <w:gridSpan w:val="7"/>
            <w:shd w:val="clear" w:color="auto" w:fill="auto"/>
            <w:vAlign w:val="center"/>
          </w:tcPr>
          <w:p w14:paraId="0DAB18E0" w14:textId="77777777" w:rsidR="44B779EB" w:rsidRDefault="44B779EB" w:rsidP="44B779EB">
            <w:pPr>
              <w:jc w:val="center"/>
              <w:rPr>
                <w:b/>
                <w:bCs/>
              </w:rPr>
            </w:pPr>
            <w:r w:rsidRPr="44B779EB">
              <w:rPr>
                <w:b/>
                <w:bCs/>
              </w:rPr>
              <w:t>[IL]</w:t>
            </w:r>
          </w:p>
        </w:tc>
        <w:tc>
          <w:tcPr>
            <w:tcW w:w="1193" w:type="dxa"/>
            <w:gridSpan w:val="3"/>
            <w:shd w:val="clear" w:color="auto" w:fill="F2F2F2" w:themeFill="background1" w:themeFillShade="F2"/>
            <w:vAlign w:val="center"/>
          </w:tcPr>
          <w:p w14:paraId="3A9A2A81" w14:textId="77777777" w:rsidR="44B779EB" w:rsidRDefault="44B779EB" w:rsidP="44B779EB">
            <w:pPr>
              <w:jc w:val="center"/>
              <w:rPr>
                <w:b/>
                <w:bCs/>
              </w:rPr>
            </w:pPr>
            <w:r w:rsidRPr="44B779EB">
              <w:rPr>
                <w:b/>
                <w:bCs/>
              </w:rPr>
              <w:t>Total</w:t>
            </w:r>
          </w:p>
          <w:p w14:paraId="5BFEC571" w14:textId="77777777" w:rsidR="44B779EB" w:rsidRDefault="44B779EB" w:rsidP="44B779EB">
            <w:pPr>
              <w:jc w:val="center"/>
              <w:rPr>
                <w:b/>
                <w:bCs/>
              </w:rPr>
            </w:pPr>
            <w:r w:rsidRPr="44B779EB">
              <w:rPr>
                <w:b/>
                <w:bCs/>
              </w:rPr>
              <w:t>[US]</w:t>
            </w:r>
          </w:p>
        </w:tc>
        <w:tc>
          <w:tcPr>
            <w:tcW w:w="553" w:type="dxa"/>
          </w:tcPr>
          <w:p w14:paraId="45CDF9F7" w14:textId="77777777" w:rsidR="00751829" w:rsidRDefault="00751829">
            <w:pPr>
              <w:spacing w:line="240" w:lineRule="auto"/>
            </w:pPr>
          </w:p>
        </w:tc>
      </w:tr>
      <w:tr w:rsidR="44B779EB" w14:paraId="26817CA9" w14:textId="77777777" w:rsidTr="52827552">
        <w:trPr>
          <w:gridAfter w:val="1"/>
          <w:wAfter w:w="1182" w:type="dxa"/>
          <w:trHeight w:val="340"/>
        </w:trPr>
        <w:tc>
          <w:tcPr>
            <w:tcW w:w="558" w:type="dxa"/>
            <w:shd w:val="clear" w:color="auto" w:fill="F2F2F2" w:themeFill="background1" w:themeFillShade="F2"/>
            <w:vAlign w:val="center"/>
          </w:tcPr>
          <w:p w14:paraId="1AAD1456" w14:textId="77777777" w:rsidR="44B779EB" w:rsidRDefault="44B779EB" w:rsidP="44B779EB">
            <w:pPr>
              <w:jc w:val="center"/>
            </w:pPr>
            <w:r>
              <w:t>7</w:t>
            </w:r>
          </w:p>
        </w:tc>
        <w:tc>
          <w:tcPr>
            <w:tcW w:w="2654" w:type="dxa"/>
            <w:shd w:val="clear" w:color="auto" w:fill="F2F2F2" w:themeFill="background1" w:themeFillShade="F2"/>
            <w:vAlign w:val="center"/>
          </w:tcPr>
          <w:p w14:paraId="4393FFB8" w14:textId="77777777" w:rsidR="44B779EB" w:rsidRDefault="44B779EB">
            <w:r>
              <w:t>Task budget (K$):</w:t>
            </w:r>
          </w:p>
        </w:tc>
        <w:tc>
          <w:tcPr>
            <w:tcW w:w="3633" w:type="dxa"/>
            <w:gridSpan w:val="7"/>
            <w:shd w:val="clear" w:color="auto" w:fill="auto"/>
            <w:vAlign w:val="center"/>
          </w:tcPr>
          <w:p w14:paraId="5FF28C29" w14:textId="77777777" w:rsidR="44B779EB" w:rsidRDefault="44B779EB" w:rsidP="44B779EB">
            <w:pPr>
              <w:jc w:val="center"/>
            </w:pPr>
          </w:p>
        </w:tc>
        <w:tc>
          <w:tcPr>
            <w:tcW w:w="1193" w:type="dxa"/>
            <w:gridSpan w:val="3"/>
            <w:shd w:val="clear" w:color="auto" w:fill="auto"/>
            <w:vAlign w:val="center"/>
          </w:tcPr>
          <w:p w14:paraId="65175313" w14:textId="77777777" w:rsidR="44B779EB" w:rsidRDefault="44B779EB" w:rsidP="44B779EB">
            <w:pPr>
              <w:jc w:val="center"/>
            </w:pPr>
          </w:p>
          <w:p w14:paraId="6483A0F3" w14:textId="77777777" w:rsidR="44B779EB" w:rsidRDefault="44B779EB" w:rsidP="44B779EB">
            <w:pPr>
              <w:jc w:val="center"/>
            </w:pPr>
          </w:p>
        </w:tc>
        <w:tc>
          <w:tcPr>
            <w:tcW w:w="553" w:type="dxa"/>
          </w:tcPr>
          <w:p w14:paraId="09FB4D7A" w14:textId="77777777" w:rsidR="00751829" w:rsidRDefault="00751829">
            <w:pPr>
              <w:spacing w:line="240" w:lineRule="auto"/>
            </w:pPr>
          </w:p>
        </w:tc>
      </w:tr>
      <w:tr w:rsidR="44B779EB" w14:paraId="35B3769F" w14:textId="77777777" w:rsidTr="52827552">
        <w:trPr>
          <w:gridAfter w:val="1"/>
          <w:wAfter w:w="1182" w:type="dxa"/>
          <w:trHeight w:val="340"/>
        </w:trPr>
        <w:tc>
          <w:tcPr>
            <w:tcW w:w="558" w:type="dxa"/>
            <w:shd w:val="clear" w:color="auto" w:fill="F2F2F2" w:themeFill="background1" w:themeFillShade="F2"/>
            <w:vAlign w:val="center"/>
          </w:tcPr>
          <w:p w14:paraId="34E230C9" w14:textId="77777777" w:rsidR="44B779EB" w:rsidRDefault="44B779EB" w:rsidP="44B779EB">
            <w:pPr>
              <w:jc w:val="center"/>
            </w:pPr>
            <w:r>
              <w:t>8</w:t>
            </w:r>
          </w:p>
        </w:tc>
        <w:tc>
          <w:tcPr>
            <w:tcW w:w="2654" w:type="dxa"/>
            <w:shd w:val="clear" w:color="auto" w:fill="F2F2F2" w:themeFill="background1" w:themeFillShade="F2"/>
            <w:vAlign w:val="center"/>
          </w:tcPr>
          <w:p w14:paraId="67B56FFC" w14:textId="77777777" w:rsidR="44B779EB" w:rsidRDefault="44B779EB">
            <w:r>
              <w:t>Task budget (% of total):</w:t>
            </w:r>
          </w:p>
        </w:tc>
        <w:tc>
          <w:tcPr>
            <w:tcW w:w="3633" w:type="dxa"/>
            <w:gridSpan w:val="7"/>
            <w:shd w:val="clear" w:color="auto" w:fill="auto"/>
            <w:vAlign w:val="center"/>
          </w:tcPr>
          <w:p w14:paraId="407013D6" w14:textId="77777777" w:rsidR="44B779EB" w:rsidRDefault="44B779EB" w:rsidP="44B779EB">
            <w:pPr>
              <w:jc w:val="center"/>
            </w:pPr>
            <w:r>
              <w:t>%</w:t>
            </w:r>
          </w:p>
        </w:tc>
        <w:tc>
          <w:tcPr>
            <w:tcW w:w="1193" w:type="dxa"/>
            <w:gridSpan w:val="3"/>
            <w:shd w:val="clear" w:color="auto" w:fill="F2F2F2" w:themeFill="background1" w:themeFillShade="F2"/>
            <w:vAlign w:val="center"/>
          </w:tcPr>
          <w:p w14:paraId="40F7AC12" w14:textId="77777777" w:rsidR="44B779EB" w:rsidRDefault="44B779EB" w:rsidP="44B779EB">
            <w:pPr>
              <w:jc w:val="center"/>
            </w:pPr>
            <w:r>
              <w:t>100%</w:t>
            </w:r>
          </w:p>
          <w:p w14:paraId="1A1EF0D6" w14:textId="77777777" w:rsidR="44B779EB" w:rsidRDefault="44B779EB" w:rsidP="44B779EB">
            <w:pPr>
              <w:jc w:val="center"/>
            </w:pPr>
            <w:r>
              <w:t>%</w:t>
            </w:r>
          </w:p>
        </w:tc>
        <w:tc>
          <w:tcPr>
            <w:tcW w:w="553" w:type="dxa"/>
          </w:tcPr>
          <w:p w14:paraId="08D80582" w14:textId="77777777" w:rsidR="00751829" w:rsidRDefault="00751829">
            <w:pPr>
              <w:spacing w:line="240" w:lineRule="auto"/>
            </w:pPr>
          </w:p>
        </w:tc>
      </w:tr>
      <w:tr w:rsidR="44B779EB" w14:paraId="7C094D37" w14:textId="77777777" w:rsidTr="52827552">
        <w:trPr>
          <w:trHeight w:val="548"/>
        </w:trPr>
        <w:tc>
          <w:tcPr>
            <w:tcW w:w="558" w:type="dxa"/>
            <w:shd w:val="clear" w:color="auto" w:fill="F2F2F2" w:themeFill="background1" w:themeFillShade="F2"/>
            <w:vAlign w:val="center"/>
          </w:tcPr>
          <w:p w14:paraId="04E08E56" w14:textId="77777777" w:rsidR="44B779EB" w:rsidRDefault="44B779EB" w:rsidP="44B779EB">
            <w:pPr>
              <w:jc w:val="center"/>
            </w:pPr>
            <w:r>
              <w:t>9</w:t>
            </w:r>
          </w:p>
        </w:tc>
        <w:tc>
          <w:tcPr>
            <w:tcW w:w="2654" w:type="dxa"/>
            <w:shd w:val="clear" w:color="auto" w:fill="F2F2F2" w:themeFill="background1" w:themeFillShade="F2"/>
            <w:vAlign w:val="center"/>
          </w:tcPr>
          <w:p w14:paraId="1B02B64B" w14:textId="77777777" w:rsidR="44B779EB" w:rsidRDefault="44B779EB" w:rsidP="44B779EB">
            <w:pPr>
              <w:rPr>
                <w:b/>
                <w:bCs/>
              </w:rPr>
            </w:pPr>
            <w:r w:rsidRPr="44B779EB">
              <w:rPr>
                <w:b/>
                <w:bCs/>
              </w:rPr>
              <w:t>Objective of task:</w:t>
            </w:r>
          </w:p>
        </w:tc>
        <w:tc>
          <w:tcPr>
            <w:tcW w:w="6561" w:type="dxa"/>
            <w:gridSpan w:val="12"/>
            <w:vAlign w:val="center"/>
          </w:tcPr>
          <w:p w14:paraId="778B1EA5" w14:textId="1BB2D8AC" w:rsidR="44B779EB" w:rsidRDefault="52827552" w:rsidP="52827552">
            <w:pPr>
              <w:rPr>
                <w:sz w:val="24"/>
                <w:szCs w:val="24"/>
                <w:lang w:val="en-US"/>
              </w:rPr>
            </w:pPr>
            <w:r w:rsidRPr="52827552">
              <w:rPr>
                <w:sz w:val="24"/>
                <w:szCs w:val="24"/>
                <w:lang w:val="en-US"/>
              </w:rPr>
              <w:t xml:space="preserve">Detect the key players in a social discourse.  </w:t>
            </w:r>
          </w:p>
        </w:tc>
      </w:tr>
      <w:tr w:rsidR="44B779EB" w14:paraId="3156B56C" w14:textId="77777777" w:rsidTr="52827552">
        <w:tc>
          <w:tcPr>
            <w:tcW w:w="558" w:type="dxa"/>
            <w:shd w:val="clear" w:color="auto" w:fill="F2F2F2" w:themeFill="background1" w:themeFillShade="F2"/>
            <w:vAlign w:val="center"/>
          </w:tcPr>
          <w:p w14:paraId="0E1D6A83" w14:textId="77777777" w:rsidR="44B779EB" w:rsidRDefault="44B779EB" w:rsidP="44B779EB">
            <w:pPr>
              <w:jc w:val="center"/>
            </w:pPr>
            <w:r>
              <w:t>10</w:t>
            </w:r>
          </w:p>
        </w:tc>
        <w:tc>
          <w:tcPr>
            <w:tcW w:w="9215" w:type="dxa"/>
            <w:gridSpan w:val="13"/>
            <w:shd w:val="clear" w:color="auto" w:fill="F2F2F2" w:themeFill="background1" w:themeFillShade="F2"/>
            <w:vAlign w:val="center"/>
          </w:tcPr>
          <w:p w14:paraId="4B85110B" w14:textId="77777777" w:rsidR="44B779EB" w:rsidRDefault="44B779EB" w:rsidP="44B779EB">
            <w:pPr>
              <w:jc w:val="center"/>
              <w:rPr>
                <w:b/>
                <w:bCs/>
              </w:rPr>
            </w:pPr>
            <w:r w:rsidRPr="44B779EB">
              <w:rPr>
                <w:b/>
                <w:bCs/>
              </w:rPr>
              <w:t>Task Description</w:t>
            </w:r>
            <w:r>
              <w:t xml:space="preserve"> (no restriction on size)</w:t>
            </w:r>
          </w:p>
        </w:tc>
      </w:tr>
      <w:tr w:rsidR="44B779EB" w14:paraId="62AB553C" w14:textId="77777777" w:rsidTr="52827552">
        <w:trPr>
          <w:trHeight w:val="850"/>
        </w:trPr>
        <w:tc>
          <w:tcPr>
            <w:tcW w:w="9773" w:type="dxa"/>
            <w:gridSpan w:val="14"/>
            <w:vAlign w:val="center"/>
          </w:tcPr>
          <w:p w14:paraId="013CCB13" w14:textId="1BFF7628" w:rsidR="44B779EB" w:rsidRDefault="52827552" w:rsidP="52827552">
            <w:pPr>
              <w:rPr>
                <w:sz w:val="24"/>
                <w:szCs w:val="24"/>
              </w:rPr>
            </w:pPr>
            <w:r w:rsidRPr="52827552">
              <w:rPr>
                <w:sz w:val="24"/>
                <w:szCs w:val="24"/>
              </w:rPr>
              <w:t xml:space="preserve">In this task, we develop the Key-Author and the Boost-Author scores that measure the engagement of users in social discourse. A key-post/key-hashtag/key-mention for a specific subtopic in social discourse is one that is referenced a lot within that topic and referenced less outside the topic. The idea is reminiscent of the definition of good </w:t>
            </w:r>
            <w:proofErr w:type="gramStart"/>
            <w:r w:rsidRPr="52827552">
              <w:rPr>
                <w:sz w:val="24"/>
                <w:szCs w:val="24"/>
              </w:rPr>
              <w:t>key-words</w:t>
            </w:r>
            <w:proofErr w:type="gramEnd"/>
            <w:r w:rsidRPr="52827552">
              <w:rPr>
                <w:sz w:val="24"/>
                <w:szCs w:val="24"/>
              </w:rPr>
              <w:t xml:space="preserve"> using the Term-Frequency Inverse-Document-Frequency metric. A boosting score of a post within a social discourse or a sub-topic reflects the increase in the discourse </w:t>
            </w:r>
            <w:r w:rsidRPr="52827552">
              <w:rPr>
                <w:sz w:val="24"/>
                <w:szCs w:val="24"/>
              </w:rPr>
              <w:lastRenderedPageBreak/>
              <w:t xml:space="preserve">prevalence immediately following the post, ideally attributed to the post </w:t>
            </w:r>
            <w:proofErr w:type="gramStart"/>
            <w:r w:rsidRPr="52827552">
              <w:rPr>
                <w:sz w:val="24"/>
                <w:szCs w:val="24"/>
              </w:rPr>
              <w:t>through the use of</w:t>
            </w:r>
            <w:proofErr w:type="gramEnd"/>
            <w:r w:rsidRPr="52827552">
              <w:rPr>
                <w:sz w:val="24"/>
                <w:szCs w:val="24"/>
              </w:rPr>
              <w:t xml:space="preserve"> the cascade graphs. An author posting many key-posts is a key-author. The Key-Author score measures how likely a user is the source of a viral message. An author posting many boost-posts is a boost-author. The Boost-Author score measure how likely a user is to facilitate the spread of viral messages.  </w:t>
            </w:r>
          </w:p>
          <w:p w14:paraId="0738278D" w14:textId="5FC64F15" w:rsidR="44B779EB" w:rsidRDefault="52827552" w:rsidP="52827552">
            <w:pPr>
              <w:rPr>
                <w:sz w:val="24"/>
                <w:szCs w:val="24"/>
              </w:rPr>
            </w:pPr>
            <w:r w:rsidRPr="52827552">
              <w:rPr>
                <w:sz w:val="24"/>
                <w:szCs w:val="24"/>
              </w:rPr>
              <w:t xml:space="preserve">The specific formulae of the boost and key scores will be determined during the research. The hypothesis driving this research is that key and boost authors play a significant role in the development of the social discourse and can highlight the turning points in the discourse. We refer to an interaction graph that contains only key and boost authors a backbone graph. As a part of this </w:t>
            </w:r>
            <w:proofErr w:type="gramStart"/>
            <w:r w:rsidRPr="52827552">
              <w:rPr>
                <w:sz w:val="24"/>
                <w:szCs w:val="24"/>
              </w:rPr>
              <w:t>task</w:t>
            </w:r>
            <w:proofErr w:type="gramEnd"/>
            <w:r w:rsidRPr="52827552">
              <w:rPr>
                <w:sz w:val="24"/>
                <w:szCs w:val="24"/>
              </w:rPr>
              <w:t xml:space="preserve"> we will develop a tool for exploring the social discourse through visualization of the backbone graph.</w:t>
            </w:r>
          </w:p>
        </w:tc>
      </w:tr>
      <w:tr w:rsidR="44B779EB" w14:paraId="0CC18F50" w14:textId="77777777" w:rsidTr="52827552">
        <w:trPr>
          <w:gridAfter w:val="3"/>
          <w:wAfter w:w="2299" w:type="dxa"/>
          <w:trHeight w:val="454"/>
        </w:trPr>
        <w:tc>
          <w:tcPr>
            <w:tcW w:w="558" w:type="dxa"/>
            <w:shd w:val="clear" w:color="auto" w:fill="F2F2F2" w:themeFill="background1" w:themeFillShade="F2"/>
            <w:vAlign w:val="center"/>
          </w:tcPr>
          <w:p w14:paraId="38C8FC9E" w14:textId="77777777" w:rsidR="44B779EB" w:rsidRDefault="44B779EB" w:rsidP="44B779EB">
            <w:pPr>
              <w:jc w:val="center"/>
            </w:pPr>
            <w:r>
              <w:t>11</w:t>
            </w:r>
          </w:p>
        </w:tc>
        <w:tc>
          <w:tcPr>
            <w:tcW w:w="4123" w:type="dxa"/>
            <w:gridSpan w:val="4"/>
            <w:shd w:val="clear" w:color="auto" w:fill="F2F2F2" w:themeFill="background1" w:themeFillShade="F2"/>
            <w:vAlign w:val="center"/>
          </w:tcPr>
          <w:p w14:paraId="4524AA4A" w14:textId="77777777" w:rsidR="44B779EB" w:rsidRDefault="44B779EB" w:rsidP="44B779EB">
            <w:pPr>
              <w:rPr>
                <w:b/>
                <w:bCs/>
              </w:rPr>
            </w:pPr>
            <w:r w:rsidRPr="44B779EB">
              <w:rPr>
                <w:b/>
                <w:bCs/>
              </w:rPr>
              <w:t># of the Milestone(s) to be reached:</w:t>
            </w:r>
          </w:p>
        </w:tc>
        <w:tc>
          <w:tcPr>
            <w:tcW w:w="1819" w:type="dxa"/>
            <w:gridSpan w:val="3"/>
            <w:vAlign w:val="center"/>
          </w:tcPr>
          <w:p w14:paraId="77826395" w14:textId="2EAEB594" w:rsidR="44B779EB" w:rsidRDefault="52827552">
            <w:r>
              <w:t>4</w:t>
            </w:r>
          </w:p>
        </w:tc>
        <w:tc>
          <w:tcPr>
            <w:tcW w:w="974" w:type="dxa"/>
            <w:gridSpan w:val="3"/>
            <w:vAlign w:val="center"/>
          </w:tcPr>
          <w:p w14:paraId="41536635" w14:textId="77777777" w:rsidR="44B779EB" w:rsidRDefault="44B779EB"/>
        </w:tc>
      </w:tr>
      <w:tr w:rsidR="44B779EB" w14:paraId="3F68607F" w14:textId="77777777" w:rsidTr="52827552">
        <w:trPr>
          <w:gridAfter w:val="3"/>
          <w:wAfter w:w="2299" w:type="dxa"/>
          <w:trHeight w:val="454"/>
        </w:trPr>
        <w:tc>
          <w:tcPr>
            <w:tcW w:w="558" w:type="dxa"/>
            <w:shd w:val="clear" w:color="auto" w:fill="F2F2F2" w:themeFill="background1" w:themeFillShade="F2"/>
            <w:vAlign w:val="center"/>
          </w:tcPr>
          <w:p w14:paraId="59FD106A" w14:textId="77777777" w:rsidR="44B779EB" w:rsidRDefault="44B779EB" w:rsidP="44B779EB">
            <w:pPr>
              <w:jc w:val="center"/>
            </w:pPr>
            <w:r>
              <w:t>12</w:t>
            </w:r>
          </w:p>
        </w:tc>
        <w:tc>
          <w:tcPr>
            <w:tcW w:w="4123" w:type="dxa"/>
            <w:gridSpan w:val="4"/>
            <w:shd w:val="clear" w:color="auto" w:fill="F2F2F2" w:themeFill="background1" w:themeFillShade="F2"/>
            <w:vAlign w:val="center"/>
          </w:tcPr>
          <w:p w14:paraId="702E852F" w14:textId="77777777" w:rsidR="44B779EB" w:rsidRDefault="44B779EB" w:rsidP="44B779EB">
            <w:pPr>
              <w:rPr>
                <w:b/>
                <w:bCs/>
              </w:rPr>
            </w:pPr>
            <w:r w:rsidRPr="44B779EB">
              <w:rPr>
                <w:b/>
                <w:bCs/>
              </w:rPr>
              <w:t># of the Deliverable(s) to be provided:</w:t>
            </w:r>
          </w:p>
        </w:tc>
        <w:tc>
          <w:tcPr>
            <w:tcW w:w="1819" w:type="dxa"/>
            <w:gridSpan w:val="3"/>
            <w:vAlign w:val="center"/>
          </w:tcPr>
          <w:p w14:paraId="062DA23B" w14:textId="77777777" w:rsidR="44B779EB" w:rsidRDefault="44B779EB"/>
        </w:tc>
        <w:tc>
          <w:tcPr>
            <w:tcW w:w="974" w:type="dxa"/>
            <w:gridSpan w:val="3"/>
            <w:vAlign w:val="center"/>
          </w:tcPr>
          <w:p w14:paraId="46026DF5" w14:textId="77777777" w:rsidR="44B779EB" w:rsidRDefault="44B779EB"/>
        </w:tc>
      </w:tr>
    </w:tbl>
    <w:p w14:paraId="2B0D8CCD" w14:textId="11AFCA7A" w:rsidR="0019447E" w:rsidRDefault="0019447E" w:rsidP="44B779EB"/>
    <w:p w14:paraId="41DF6C37" w14:textId="77777777" w:rsidR="0019447E" w:rsidRDefault="0019447E" w:rsidP="0019447E"/>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1"/>
        <w:gridCol w:w="2578"/>
        <w:gridCol w:w="554"/>
        <w:gridCol w:w="546"/>
        <w:gridCol w:w="326"/>
        <w:gridCol w:w="11"/>
        <w:gridCol w:w="1524"/>
        <w:gridCol w:w="533"/>
        <w:gridCol w:w="567"/>
        <w:gridCol w:w="277"/>
        <w:gridCol w:w="531"/>
        <w:gridCol w:w="1357"/>
      </w:tblGrid>
      <w:tr w:rsidR="6900C4E5" w14:paraId="7281A268" w14:textId="77777777" w:rsidTr="001208EE">
        <w:trPr>
          <w:gridAfter w:val="8"/>
          <w:wAfter w:w="2781" w:type="dxa"/>
          <w:trHeight w:val="340"/>
        </w:trPr>
        <w:tc>
          <w:tcPr>
            <w:tcW w:w="561" w:type="dxa"/>
            <w:shd w:val="clear" w:color="auto" w:fill="F2F2F2" w:themeFill="background1" w:themeFillShade="F2"/>
            <w:vAlign w:val="center"/>
          </w:tcPr>
          <w:p w14:paraId="5AD2791B" w14:textId="77777777" w:rsidR="0019447E" w:rsidRDefault="0019447E" w:rsidP="6900C4E5">
            <w:pPr>
              <w:jc w:val="center"/>
            </w:pPr>
            <w:r>
              <w:t>1</w:t>
            </w:r>
          </w:p>
        </w:tc>
        <w:tc>
          <w:tcPr>
            <w:tcW w:w="2700" w:type="dxa"/>
            <w:shd w:val="clear" w:color="auto" w:fill="F2F2F2" w:themeFill="background1" w:themeFillShade="F2"/>
            <w:vAlign w:val="center"/>
          </w:tcPr>
          <w:p w14:paraId="67A7638B" w14:textId="77777777" w:rsidR="0019447E" w:rsidRDefault="0019447E">
            <w:r>
              <w:t xml:space="preserve">Task #:             </w:t>
            </w:r>
          </w:p>
        </w:tc>
        <w:tc>
          <w:tcPr>
            <w:tcW w:w="1132" w:type="dxa"/>
            <w:gridSpan w:val="2"/>
            <w:vAlign w:val="center"/>
          </w:tcPr>
          <w:p w14:paraId="047C3913" w14:textId="4AEB8E49" w:rsidR="44B779EB" w:rsidRDefault="52827552" w:rsidP="52827552">
            <w:pPr>
              <w:jc w:val="center"/>
              <w:rPr>
                <w:lang w:val="en-US"/>
              </w:rPr>
            </w:pPr>
            <w:r w:rsidRPr="52827552">
              <w:rPr>
                <w:lang w:val="en-US"/>
              </w:rPr>
              <w:t>8</w:t>
            </w:r>
          </w:p>
        </w:tc>
      </w:tr>
      <w:tr w:rsidR="6900C4E5" w14:paraId="2D2C1D26" w14:textId="77777777" w:rsidTr="001208EE">
        <w:trPr>
          <w:trHeight w:val="397"/>
        </w:trPr>
        <w:tc>
          <w:tcPr>
            <w:tcW w:w="561" w:type="dxa"/>
            <w:shd w:val="clear" w:color="auto" w:fill="F2F2F2" w:themeFill="background1" w:themeFillShade="F2"/>
            <w:vAlign w:val="center"/>
          </w:tcPr>
          <w:p w14:paraId="2E29B107" w14:textId="77777777" w:rsidR="0019447E" w:rsidRDefault="0019447E" w:rsidP="6900C4E5">
            <w:pPr>
              <w:jc w:val="center"/>
            </w:pPr>
            <w:r>
              <w:t>2</w:t>
            </w:r>
          </w:p>
        </w:tc>
        <w:tc>
          <w:tcPr>
            <w:tcW w:w="2700" w:type="dxa"/>
            <w:shd w:val="clear" w:color="auto" w:fill="F2F2F2" w:themeFill="background1" w:themeFillShade="F2"/>
            <w:vAlign w:val="center"/>
          </w:tcPr>
          <w:p w14:paraId="4BCB8C42" w14:textId="77777777" w:rsidR="0019447E" w:rsidRDefault="0019447E">
            <w:r>
              <w:t>Task name:</w:t>
            </w:r>
          </w:p>
        </w:tc>
        <w:tc>
          <w:tcPr>
            <w:tcW w:w="3913" w:type="dxa"/>
            <w:gridSpan w:val="10"/>
            <w:shd w:val="clear" w:color="auto" w:fill="auto"/>
            <w:vAlign w:val="center"/>
          </w:tcPr>
          <w:p w14:paraId="4E79FD72" w14:textId="3A9F762D" w:rsidR="44B779EB" w:rsidRDefault="52827552" w:rsidP="6900C4E5">
            <w:pPr>
              <w:rPr>
                <w:sz w:val="24"/>
                <w:szCs w:val="24"/>
                <w:lang w:val="en-US"/>
              </w:rPr>
            </w:pPr>
            <w:r w:rsidRPr="52827552">
              <w:rPr>
                <w:sz w:val="24"/>
                <w:szCs w:val="24"/>
                <w:lang w:val="en-US"/>
              </w:rPr>
              <w:t>Hostile discourse Identification</w:t>
            </w:r>
          </w:p>
        </w:tc>
      </w:tr>
      <w:tr w:rsidR="6900C4E5" w14:paraId="4EC29282" w14:textId="77777777" w:rsidTr="001208EE">
        <w:trPr>
          <w:gridAfter w:val="1"/>
          <w:wAfter w:w="717" w:type="dxa"/>
        </w:trPr>
        <w:tc>
          <w:tcPr>
            <w:tcW w:w="561" w:type="dxa"/>
            <w:shd w:val="clear" w:color="auto" w:fill="F2F2F2" w:themeFill="background1" w:themeFillShade="F2"/>
            <w:vAlign w:val="center"/>
          </w:tcPr>
          <w:p w14:paraId="5C723E1D" w14:textId="77777777" w:rsidR="0019447E" w:rsidRDefault="0019447E" w:rsidP="6900C4E5">
            <w:pPr>
              <w:jc w:val="center"/>
            </w:pPr>
            <w:r>
              <w:t>3</w:t>
            </w:r>
          </w:p>
        </w:tc>
        <w:tc>
          <w:tcPr>
            <w:tcW w:w="2700" w:type="dxa"/>
            <w:shd w:val="clear" w:color="auto" w:fill="F2F2F2" w:themeFill="background1" w:themeFillShade="F2"/>
          </w:tcPr>
          <w:p w14:paraId="18009D70" w14:textId="77777777" w:rsidR="0019447E" w:rsidRDefault="0019447E">
            <w:r>
              <w:t>Company taking part in task (mark with “x”)</w:t>
            </w:r>
          </w:p>
        </w:tc>
        <w:tc>
          <w:tcPr>
            <w:tcW w:w="565" w:type="dxa"/>
            <w:shd w:val="clear" w:color="auto" w:fill="F2F2F2" w:themeFill="background1" w:themeFillShade="F2"/>
            <w:vAlign w:val="center"/>
          </w:tcPr>
          <w:p w14:paraId="7897B25E" w14:textId="77777777" w:rsidR="0019447E" w:rsidRDefault="0019447E" w:rsidP="6900C4E5">
            <w:pPr>
              <w:tabs>
                <w:tab w:val="left" w:pos="678"/>
              </w:tabs>
              <w:jc w:val="center"/>
            </w:pPr>
            <w:r>
              <w:t>IL:</w:t>
            </w:r>
          </w:p>
        </w:tc>
        <w:tc>
          <w:tcPr>
            <w:tcW w:w="567" w:type="dxa"/>
            <w:shd w:val="clear" w:color="auto" w:fill="auto"/>
            <w:vAlign w:val="center"/>
          </w:tcPr>
          <w:p w14:paraId="45E17D90" w14:textId="77777777" w:rsidR="0019447E" w:rsidRDefault="0019447E" w:rsidP="6900C4E5">
            <w:pPr>
              <w:tabs>
                <w:tab w:val="left" w:pos="678"/>
              </w:tabs>
              <w:jc w:val="center"/>
              <w:rPr>
                <w:lang w:val="en-US"/>
              </w:rPr>
            </w:pPr>
            <w:r w:rsidRPr="6900C4E5">
              <w:rPr>
                <w:lang w:val="en-US"/>
              </w:rPr>
              <w:t>X</w:t>
            </w:r>
          </w:p>
        </w:tc>
        <w:tc>
          <w:tcPr>
            <w:tcW w:w="644" w:type="dxa"/>
            <w:gridSpan w:val="3"/>
            <w:shd w:val="clear" w:color="auto" w:fill="F2F2F2" w:themeFill="background1" w:themeFillShade="F2"/>
            <w:vAlign w:val="center"/>
          </w:tcPr>
          <w:p w14:paraId="53176576" w14:textId="77777777" w:rsidR="0019447E" w:rsidRDefault="0019447E" w:rsidP="6900C4E5">
            <w:pPr>
              <w:tabs>
                <w:tab w:val="left" w:pos="678"/>
              </w:tabs>
              <w:jc w:val="center"/>
            </w:pPr>
            <w:r>
              <w:t>US:</w:t>
            </w:r>
          </w:p>
        </w:tc>
        <w:tc>
          <w:tcPr>
            <w:tcW w:w="569" w:type="dxa"/>
            <w:shd w:val="clear" w:color="auto" w:fill="auto"/>
            <w:vAlign w:val="center"/>
          </w:tcPr>
          <w:p w14:paraId="6ED76A60" w14:textId="77777777" w:rsidR="6900C4E5" w:rsidRDefault="6900C4E5" w:rsidP="6900C4E5">
            <w:pPr>
              <w:tabs>
                <w:tab w:val="left" w:pos="678"/>
              </w:tabs>
              <w:jc w:val="center"/>
            </w:pPr>
          </w:p>
        </w:tc>
        <w:tc>
          <w:tcPr>
            <w:tcW w:w="851" w:type="dxa"/>
            <w:gridSpan w:val="2"/>
            <w:shd w:val="clear" w:color="auto" w:fill="F2F2F2" w:themeFill="background1" w:themeFillShade="F2"/>
            <w:vAlign w:val="center"/>
          </w:tcPr>
          <w:p w14:paraId="6187A6D9" w14:textId="77777777" w:rsidR="0019447E" w:rsidRDefault="0019447E" w:rsidP="6900C4E5">
            <w:pPr>
              <w:tabs>
                <w:tab w:val="left" w:pos="678"/>
              </w:tabs>
              <w:jc w:val="center"/>
            </w:pPr>
            <w:r>
              <w:t>Both:</w:t>
            </w:r>
          </w:p>
        </w:tc>
        <w:tc>
          <w:tcPr>
            <w:tcW w:w="567" w:type="dxa"/>
            <w:shd w:val="clear" w:color="auto" w:fill="auto"/>
            <w:vAlign w:val="center"/>
          </w:tcPr>
          <w:p w14:paraId="578DB093" w14:textId="77777777" w:rsidR="6900C4E5" w:rsidRDefault="6900C4E5" w:rsidP="6900C4E5">
            <w:pPr>
              <w:tabs>
                <w:tab w:val="left" w:pos="678"/>
              </w:tabs>
              <w:jc w:val="center"/>
            </w:pPr>
          </w:p>
        </w:tc>
      </w:tr>
      <w:tr w:rsidR="6900C4E5" w14:paraId="20BE38AE" w14:textId="77777777" w:rsidTr="001208EE">
        <w:trPr>
          <w:gridAfter w:val="8"/>
          <w:wAfter w:w="2781" w:type="dxa"/>
          <w:trHeight w:val="340"/>
        </w:trPr>
        <w:tc>
          <w:tcPr>
            <w:tcW w:w="561" w:type="dxa"/>
            <w:shd w:val="clear" w:color="auto" w:fill="F2F2F2" w:themeFill="background1" w:themeFillShade="F2"/>
            <w:vAlign w:val="center"/>
          </w:tcPr>
          <w:p w14:paraId="2A0DB437" w14:textId="77777777" w:rsidR="0019447E" w:rsidRDefault="0019447E" w:rsidP="6900C4E5">
            <w:pPr>
              <w:jc w:val="center"/>
            </w:pPr>
            <w:r>
              <w:t>4</w:t>
            </w:r>
          </w:p>
        </w:tc>
        <w:tc>
          <w:tcPr>
            <w:tcW w:w="2700" w:type="dxa"/>
            <w:shd w:val="clear" w:color="auto" w:fill="F2F2F2" w:themeFill="background1" w:themeFillShade="F2"/>
            <w:vAlign w:val="center"/>
          </w:tcPr>
          <w:p w14:paraId="1357FB3E" w14:textId="77777777" w:rsidR="0019447E" w:rsidRDefault="0019447E">
            <w:r>
              <w:t>Task duration (days):</w:t>
            </w:r>
          </w:p>
        </w:tc>
        <w:tc>
          <w:tcPr>
            <w:tcW w:w="1132" w:type="dxa"/>
            <w:gridSpan w:val="2"/>
            <w:shd w:val="clear" w:color="auto" w:fill="auto"/>
            <w:vAlign w:val="center"/>
          </w:tcPr>
          <w:p w14:paraId="68194922" w14:textId="77777777" w:rsidR="6900C4E5" w:rsidRDefault="6900C4E5" w:rsidP="6900C4E5">
            <w:pPr>
              <w:jc w:val="center"/>
              <w:rPr>
                <w:b/>
                <w:bCs/>
              </w:rPr>
            </w:pPr>
          </w:p>
        </w:tc>
      </w:tr>
      <w:tr w:rsidR="6900C4E5" w14:paraId="238E1441" w14:textId="77777777" w:rsidTr="001208EE">
        <w:trPr>
          <w:gridAfter w:val="4"/>
          <w:wAfter w:w="2931" w:type="dxa"/>
          <w:trHeight w:val="397"/>
        </w:trPr>
        <w:tc>
          <w:tcPr>
            <w:tcW w:w="561" w:type="dxa"/>
            <w:shd w:val="clear" w:color="auto" w:fill="F2F2F2" w:themeFill="background1" w:themeFillShade="F2"/>
            <w:vAlign w:val="center"/>
          </w:tcPr>
          <w:p w14:paraId="2D744D75" w14:textId="77777777" w:rsidR="0019447E" w:rsidRDefault="0019447E" w:rsidP="6900C4E5">
            <w:pPr>
              <w:jc w:val="center"/>
            </w:pPr>
            <w:r>
              <w:t>5</w:t>
            </w:r>
          </w:p>
        </w:tc>
        <w:tc>
          <w:tcPr>
            <w:tcW w:w="2700" w:type="dxa"/>
            <w:shd w:val="clear" w:color="auto" w:fill="F2F2F2" w:themeFill="background1" w:themeFillShade="F2"/>
            <w:vAlign w:val="center"/>
          </w:tcPr>
          <w:p w14:paraId="23C08FD4" w14:textId="77777777" w:rsidR="0019447E" w:rsidRDefault="0019447E">
            <w:r>
              <w:t>Start date (DD/MM/YY):</w:t>
            </w:r>
          </w:p>
        </w:tc>
        <w:tc>
          <w:tcPr>
            <w:tcW w:w="1507" w:type="dxa"/>
            <w:gridSpan w:val="4"/>
            <w:shd w:val="clear" w:color="auto" w:fill="auto"/>
            <w:vAlign w:val="center"/>
          </w:tcPr>
          <w:p w14:paraId="0D135A9B" w14:textId="77777777" w:rsidR="6900C4E5" w:rsidRDefault="6900C4E5" w:rsidP="6900C4E5">
            <w:pPr>
              <w:jc w:val="center"/>
            </w:pPr>
          </w:p>
        </w:tc>
        <w:tc>
          <w:tcPr>
            <w:tcW w:w="146" w:type="dxa"/>
            <w:shd w:val="clear" w:color="auto" w:fill="auto"/>
            <w:vAlign w:val="center"/>
          </w:tcPr>
          <w:p w14:paraId="491CF9B0" w14:textId="77777777" w:rsidR="6900C4E5" w:rsidRDefault="6900C4E5" w:rsidP="6900C4E5">
            <w:pPr>
              <w:jc w:val="center"/>
            </w:pPr>
          </w:p>
          <w:p w14:paraId="3D025C0C" w14:textId="77777777" w:rsidR="0019447E" w:rsidRDefault="0019447E">
            <w:r>
              <w:t>End date (DD/MM/YY):</w:t>
            </w:r>
          </w:p>
        </w:tc>
        <w:tc>
          <w:tcPr>
            <w:tcW w:w="0" w:type="auto"/>
          </w:tcPr>
          <w:p w14:paraId="20EA374B" w14:textId="77777777" w:rsidR="00C6062D" w:rsidRDefault="00C6062D">
            <w:pPr>
              <w:spacing w:line="240" w:lineRule="auto"/>
            </w:pPr>
          </w:p>
        </w:tc>
      </w:tr>
      <w:tr w:rsidR="6900C4E5" w14:paraId="5ED2660B" w14:textId="77777777" w:rsidTr="001208EE">
        <w:trPr>
          <w:gridAfter w:val="1"/>
          <w:wAfter w:w="1226" w:type="dxa"/>
          <w:trHeight w:val="340"/>
        </w:trPr>
        <w:tc>
          <w:tcPr>
            <w:tcW w:w="561" w:type="dxa"/>
            <w:shd w:val="clear" w:color="auto" w:fill="F2F2F2" w:themeFill="background1" w:themeFillShade="F2"/>
            <w:vAlign w:val="center"/>
          </w:tcPr>
          <w:p w14:paraId="670F8876" w14:textId="77777777" w:rsidR="0019447E" w:rsidRDefault="0019447E" w:rsidP="6900C4E5">
            <w:pPr>
              <w:jc w:val="center"/>
            </w:pPr>
            <w:r>
              <w:t>6</w:t>
            </w:r>
          </w:p>
        </w:tc>
        <w:tc>
          <w:tcPr>
            <w:tcW w:w="2700" w:type="dxa"/>
            <w:shd w:val="clear" w:color="auto" w:fill="F2F2F2" w:themeFill="background1" w:themeFillShade="F2"/>
            <w:vAlign w:val="center"/>
          </w:tcPr>
          <w:p w14:paraId="2C865E7C" w14:textId="77777777" w:rsidR="0019447E" w:rsidRDefault="0019447E">
            <w:r>
              <w:t>Company name:</w:t>
            </w:r>
          </w:p>
        </w:tc>
        <w:tc>
          <w:tcPr>
            <w:tcW w:w="2266" w:type="dxa"/>
            <w:gridSpan w:val="6"/>
            <w:shd w:val="clear" w:color="auto" w:fill="auto"/>
            <w:vAlign w:val="center"/>
          </w:tcPr>
          <w:p w14:paraId="62F049B3" w14:textId="77777777" w:rsidR="0019447E" w:rsidRDefault="0019447E" w:rsidP="6900C4E5">
            <w:pPr>
              <w:jc w:val="center"/>
              <w:rPr>
                <w:b/>
                <w:bCs/>
              </w:rPr>
            </w:pPr>
            <w:r w:rsidRPr="6900C4E5">
              <w:rPr>
                <w:b/>
                <w:bCs/>
              </w:rPr>
              <w:t>[IL]</w:t>
            </w:r>
          </w:p>
        </w:tc>
        <w:tc>
          <w:tcPr>
            <w:tcW w:w="717" w:type="dxa"/>
            <w:gridSpan w:val="2"/>
            <w:shd w:val="clear" w:color="auto" w:fill="F2F2F2" w:themeFill="background1" w:themeFillShade="F2"/>
            <w:vAlign w:val="center"/>
          </w:tcPr>
          <w:p w14:paraId="4234680C" w14:textId="77777777" w:rsidR="0019447E" w:rsidRDefault="0019447E" w:rsidP="6900C4E5">
            <w:pPr>
              <w:jc w:val="center"/>
              <w:rPr>
                <w:b/>
                <w:bCs/>
              </w:rPr>
            </w:pPr>
            <w:r w:rsidRPr="6900C4E5">
              <w:rPr>
                <w:b/>
                <w:bCs/>
              </w:rPr>
              <w:t>Total</w:t>
            </w:r>
          </w:p>
          <w:p w14:paraId="00335466" w14:textId="77777777" w:rsidR="0019447E" w:rsidRDefault="0019447E" w:rsidP="6900C4E5">
            <w:pPr>
              <w:jc w:val="center"/>
              <w:rPr>
                <w:b/>
                <w:bCs/>
              </w:rPr>
            </w:pPr>
            <w:r w:rsidRPr="6900C4E5">
              <w:rPr>
                <w:b/>
                <w:bCs/>
              </w:rPr>
              <w:t>[US]</w:t>
            </w:r>
          </w:p>
        </w:tc>
        <w:tc>
          <w:tcPr>
            <w:tcW w:w="0" w:type="auto"/>
          </w:tcPr>
          <w:p w14:paraId="5457F383" w14:textId="77777777" w:rsidR="00C6062D" w:rsidRDefault="00C6062D">
            <w:pPr>
              <w:spacing w:line="240" w:lineRule="auto"/>
            </w:pPr>
          </w:p>
        </w:tc>
      </w:tr>
      <w:tr w:rsidR="6900C4E5" w14:paraId="4CA01EAB" w14:textId="77777777" w:rsidTr="001208EE">
        <w:trPr>
          <w:gridAfter w:val="1"/>
          <w:wAfter w:w="1226" w:type="dxa"/>
          <w:trHeight w:val="340"/>
        </w:trPr>
        <w:tc>
          <w:tcPr>
            <w:tcW w:w="561" w:type="dxa"/>
            <w:shd w:val="clear" w:color="auto" w:fill="F2F2F2" w:themeFill="background1" w:themeFillShade="F2"/>
            <w:vAlign w:val="center"/>
          </w:tcPr>
          <w:p w14:paraId="20B1AB45" w14:textId="77777777" w:rsidR="0019447E" w:rsidRDefault="0019447E" w:rsidP="6900C4E5">
            <w:pPr>
              <w:jc w:val="center"/>
            </w:pPr>
            <w:r>
              <w:t>7</w:t>
            </w:r>
          </w:p>
        </w:tc>
        <w:tc>
          <w:tcPr>
            <w:tcW w:w="2700" w:type="dxa"/>
            <w:shd w:val="clear" w:color="auto" w:fill="F2F2F2" w:themeFill="background1" w:themeFillShade="F2"/>
            <w:vAlign w:val="center"/>
          </w:tcPr>
          <w:p w14:paraId="7A707F7C" w14:textId="77777777" w:rsidR="0019447E" w:rsidRDefault="0019447E">
            <w:r>
              <w:t>Task budget (K$):</w:t>
            </w:r>
          </w:p>
        </w:tc>
        <w:tc>
          <w:tcPr>
            <w:tcW w:w="2266" w:type="dxa"/>
            <w:gridSpan w:val="6"/>
            <w:shd w:val="clear" w:color="auto" w:fill="auto"/>
            <w:vAlign w:val="center"/>
          </w:tcPr>
          <w:p w14:paraId="698CF841" w14:textId="77777777" w:rsidR="6900C4E5" w:rsidRDefault="6900C4E5" w:rsidP="6900C4E5">
            <w:pPr>
              <w:jc w:val="center"/>
            </w:pPr>
          </w:p>
        </w:tc>
        <w:tc>
          <w:tcPr>
            <w:tcW w:w="717" w:type="dxa"/>
            <w:gridSpan w:val="2"/>
            <w:shd w:val="clear" w:color="auto" w:fill="auto"/>
            <w:vAlign w:val="center"/>
          </w:tcPr>
          <w:p w14:paraId="65A71E19" w14:textId="77777777" w:rsidR="6900C4E5" w:rsidRDefault="6900C4E5" w:rsidP="6900C4E5">
            <w:pPr>
              <w:jc w:val="center"/>
            </w:pPr>
          </w:p>
          <w:p w14:paraId="716ABC64" w14:textId="77777777" w:rsidR="6900C4E5" w:rsidRDefault="6900C4E5" w:rsidP="6900C4E5">
            <w:pPr>
              <w:jc w:val="center"/>
            </w:pPr>
          </w:p>
        </w:tc>
        <w:tc>
          <w:tcPr>
            <w:tcW w:w="0" w:type="auto"/>
          </w:tcPr>
          <w:p w14:paraId="4D25DC6E" w14:textId="77777777" w:rsidR="00C6062D" w:rsidRDefault="00C6062D">
            <w:pPr>
              <w:spacing w:line="240" w:lineRule="auto"/>
            </w:pPr>
          </w:p>
        </w:tc>
      </w:tr>
      <w:tr w:rsidR="6900C4E5" w14:paraId="4C8911A7" w14:textId="77777777" w:rsidTr="001208EE">
        <w:trPr>
          <w:gridAfter w:val="1"/>
          <w:wAfter w:w="1226" w:type="dxa"/>
          <w:trHeight w:val="340"/>
        </w:trPr>
        <w:tc>
          <w:tcPr>
            <w:tcW w:w="561" w:type="dxa"/>
            <w:shd w:val="clear" w:color="auto" w:fill="F2F2F2" w:themeFill="background1" w:themeFillShade="F2"/>
            <w:vAlign w:val="center"/>
          </w:tcPr>
          <w:p w14:paraId="08D6EA23" w14:textId="77777777" w:rsidR="0019447E" w:rsidRDefault="0019447E" w:rsidP="6900C4E5">
            <w:pPr>
              <w:jc w:val="center"/>
            </w:pPr>
            <w:r>
              <w:t>8</w:t>
            </w:r>
          </w:p>
        </w:tc>
        <w:tc>
          <w:tcPr>
            <w:tcW w:w="2700" w:type="dxa"/>
            <w:shd w:val="clear" w:color="auto" w:fill="F2F2F2" w:themeFill="background1" w:themeFillShade="F2"/>
            <w:vAlign w:val="center"/>
          </w:tcPr>
          <w:p w14:paraId="0E9EC00B" w14:textId="77777777" w:rsidR="0019447E" w:rsidRDefault="0019447E">
            <w:r>
              <w:t>Task budget (% of total):</w:t>
            </w:r>
          </w:p>
        </w:tc>
        <w:tc>
          <w:tcPr>
            <w:tcW w:w="2266" w:type="dxa"/>
            <w:gridSpan w:val="6"/>
            <w:shd w:val="clear" w:color="auto" w:fill="auto"/>
            <w:vAlign w:val="center"/>
          </w:tcPr>
          <w:p w14:paraId="0D132D5D" w14:textId="77777777" w:rsidR="0019447E" w:rsidRDefault="0019447E" w:rsidP="6900C4E5">
            <w:pPr>
              <w:jc w:val="center"/>
            </w:pPr>
            <w:r>
              <w:t>%</w:t>
            </w:r>
          </w:p>
        </w:tc>
        <w:tc>
          <w:tcPr>
            <w:tcW w:w="717" w:type="dxa"/>
            <w:gridSpan w:val="2"/>
            <w:shd w:val="clear" w:color="auto" w:fill="F2F2F2" w:themeFill="background1" w:themeFillShade="F2"/>
            <w:vAlign w:val="center"/>
          </w:tcPr>
          <w:p w14:paraId="5E6429E8" w14:textId="77777777" w:rsidR="0019447E" w:rsidRDefault="0019447E" w:rsidP="6900C4E5">
            <w:pPr>
              <w:jc w:val="center"/>
            </w:pPr>
            <w:r>
              <w:t>100%</w:t>
            </w:r>
          </w:p>
          <w:p w14:paraId="5B7318E0" w14:textId="77777777" w:rsidR="0019447E" w:rsidRDefault="0019447E" w:rsidP="6900C4E5">
            <w:pPr>
              <w:jc w:val="center"/>
            </w:pPr>
            <w:r>
              <w:t>%</w:t>
            </w:r>
          </w:p>
        </w:tc>
        <w:tc>
          <w:tcPr>
            <w:tcW w:w="0" w:type="auto"/>
          </w:tcPr>
          <w:p w14:paraId="40863AC2" w14:textId="77777777" w:rsidR="00C6062D" w:rsidRDefault="00C6062D">
            <w:pPr>
              <w:spacing w:line="240" w:lineRule="auto"/>
            </w:pPr>
          </w:p>
        </w:tc>
      </w:tr>
      <w:tr w:rsidR="6900C4E5" w14:paraId="7A0701F1" w14:textId="77777777" w:rsidTr="001208EE">
        <w:trPr>
          <w:trHeight w:val="548"/>
        </w:trPr>
        <w:tc>
          <w:tcPr>
            <w:tcW w:w="561" w:type="dxa"/>
            <w:shd w:val="clear" w:color="auto" w:fill="F2F2F2" w:themeFill="background1" w:themeFillShade="F2"/>
            <w:vAlign w:val="center"/>
          </w:tcPr>
          <w:p w14:paraId="11470DEF" w14:textId="77777777" w:rsidR="0019447E" w:rsidRDefault="0019447E" w:rsidP="6900C4E5">
            <w:pPr>
              <w:jc w:val="center"/>
            </w:pPr>
            <w:r>
              <w:t>9</w:t>
            </w:r>
          </w:p>
        </w:tc>
        <w:tc>
          <w:tcPr>
            <w:tcW w:w="2700" w:type="dxa"/>
            <w:shd w:val="clear" w:color="auto" w:fill="F2F2F2" w:themeFill="background1" w:themeFillShade="F2"/>
            <w:vAlign w:val="center"/>
          </w:tcPr>
          <w:p w14:paraId="5356FD0A" w14:textId="77777777" w:rsidR="0019447E" w:rsidRDefault="0019447E" w:rsidP="6900C4E5">
            <w:pPr>
              <w:rPr>
                <w:b/>
                <w:bCs/>
              </w:rPr>
            </w:pPr>
            <w:r w:rsidRPr="6900C4E5">
              <w:rPr>
                <w:b/>
                <w:bCs/>
              </w:rPr>
              <w:t>Objective of task:</w:t>
            </w:r>
          </w:p>
        </w:tc>
        <w:tc>
          <w:tcPr>
            <w:tcW w:w="3913" w:type="dxa"/>
            <w:gridSpan w:val="10"/>
            <w:vAlign w:val="center"/>
          </w:tcPr>
          <w:p w14:paraId="783B7A8F" w14:textId="78F214BC" w:rsidR="44B779EB" w:rsidRDefault="52827552" w:rsidP="52827552">
            <w:pPr>
              <w:rPr>
                <w:lang w:val="en-US"/>
              </w:rPr>
            </w:pPr>
            <w:r w:rsidRPr="52827552">
              <w:rPr>
                <w:lang w:val="en-US"/>
              </w:rPr>
              <w:t>Filter the list of discourses in order to present the most relevant to the company.</w:t>
            </w:r>
          </w:p>
        </w:tc>
      </w:tr>
      <w:tr w:rsidR="6900C4E5" w14:paraId="500E6BB3" w14:textId="77777777" w:rsidTr="001208EE">
        <w:tc>
          <w:tcPr>
            <w:tcW w:w="561" w:type="dxa"/>
            <w:shd w:val="clear" w:color="auto" w:fill="F2F2F2" w:themeFill="background1" w:themeFillShade="F2"/>
            <w:vAlign w:val="center"/>
          </w:tcPr>
          <w:p w14:paraId="235EC2A3" w14:textId="77777777" w:rsidR="0019447E" w:rsidRDefault="0019447E" w:rsidP="6900C4E5">
            <w:pPr>
              <w:jc w:val="center"/>
            </w:pPr>
            <w:r>
              <w:t>10</w:t>
            </w:r>
          </w:p>
        </w:tc>
        <w:tc>
          <w:tcPr>
            <w:tcW w:w="6613" w:type="dxa"/>
            <w:gridSpan w:val="11"/>
            <w:shd w:val="clear" w:color="auto" w:fill="F2F2F2" w:themeFill="background1" w:themeFillShade="F2"/>
            <w:vAlign w:val="center"/>
          </w:tcPr>
          <w:p w14:paraId="60AF3A83" w14:textId="77777777" w:rsidR="0019447E" w:rsidRDefault="0019447E" w:rsidP="6900C4E5">
            <w:pPr>
              <w:jc w:val="center"/>
              <w:rPr>
                <w:b/>
                <w:bCs/>
              </w:rPr>
            </w:pPr>
            <w:r w:rsidRPr="6900C4E5">
              <w:rPr>
                <w:b/>
                <w:bCs/>
              </w:rPr>
              <w:t>Task Description</w:t>
            </w:r>
            <w:r>
              <w:t xml:space="preserve"> (no restriction on size)</w:t>
            </w:r>
          </w:p>
        </w:tc>
      </w:tr>
      <w:tr w:rsidR="6900C4E5" w14:paraId="661CF8C1" w14:textId="77777777" w:rsidTr="001208EE">
        <w:trPr>
          <w:trHeight w:val="850"/>
        </w:trPr>
        <w:tc>
          <w:tcPr>
            <w:tcW w:w="7174" w:type="dxa"/>
            <w:gridSpan w:val="12"/>
            <w:vAlign w:val="center"/>
          </w:tcPr>
          <w:p w14:paraId="1CB8C11B" w14:textId="5B07B6E3" w:rsidR="0019447E" w:rsidRDefault="52827552" w:rsidP="52827552">
            <w:pPr>
              <w:rPr>
                <w:sz w:val="24"/>
                <w:szCs w:val="24"/>
                <w:lang w:val="en-US"/>
              </w:rPr>
            </w:pPr>
            <w:r w:rsidRPr="52827552">
              <w:rPr>
                <w:sz w:val="24"/>
                <w:szCs w:val="24"/>
                <w:lang w:val="en-US"/>
              </w:rPr>
              <w:t xml:space="preserve">The process will find both hostile and favorable discourses. It employs 3 measurements that are calculated for every discourse: </w:t>
            </w:r>
          </w:p>
          <w:p w14:paraId="3E59E5A5" w14:textId="36D7FAFD" w:rsidR="0019447E" w:rsidRDefault="52827552" w:rsidP="52827552">
            <w:pPr>
              <w:rPr>
                <w:sz w:val="24"/>
                <w:szCs w:val="24"/>
                <w:lang w:val="en-US"/>
              </w:rPr>
            </w:pPr>
            <w:r w:rsidRPr="52827552">
              <w:rPr>
                <w:b/>
                <w:bCs/>
                <w:sz w:val="24"/>
                <w:szCs w:val="24"/>
                <w:lang w:val="en-US"/>
              </w:rPr>
              <w:t>Significance</w:t>
            </w:r>
            <w:r w:rsidRPr="52827552">
              <w:rPr>
                <w:sz w:val="24"/>
                <w:szCs w:val="24"/>
                <w:lang w:val="en-US"/>
              </w:rPr>
              <w:t xml:space="preserve"> - measures the homogeneity of the topics in a specific discourse. If there is just one topic the score is high. In the case that there are several topics we measure the distance between them. This measurement will be denoted - T. </w:t>
            </w:r>
          </w:p>
          <w:p w14:paraId="2F271510" w14:textId="4D80A2ED" w:rsidR="0019447E" w:rsidRDefault="52827552" w:rsidP="52827552">
            <w:pPr>
              <w:rPr>
                <w:sz w:val="24"/>
                <w:szCs w:val="24"/>
                <w:lang w:val="en-US"/>
              </w:rPr>
            </w:pPr>
            <w:r w:rsidRPr="52827552">
              <w:rPr>
                <w:b/>
                <w:bCs/>
                <w:sz w:val="24"/>
                <w:szCs w:val="24"/>
                <w:lang w:val="en-US"/>
              </w:rPr>
              <w:t>Impact</w:t>
            </w:r>
            <w:r w:rsidRPr="52827552">
              <w:rPr>
                <w:sz w:val="24"/>
                <w:szCs w:val="24"/>
                <w:lang w:val="en-US"/>
              </w:rPr>
              <w:t xml:space="preserve"> – measures the probability of this specific discourse to resonate (reverberate) with the readers and become viral. The measurement is based on the engagement level of each key post and its boost posts, its velocity (how quickly others engage with </w:t>
            </w:r>
            <w:r w:rsidRPr="52827552">
              <w:rPr>
                <w:sz w:val="24"/>
                <w:szCs w:val="24"/>
                <w:lang w:val="en-US"/>
              </w:rPr>
              <w:lastRenderedPageBreak/>
              <w:t xml:space="preserve">the key post and its boost posts), and the number of friends/followers of the authors boosting (promoting) the key post. The engagement of a post is calculated based on the number of likes, number of reposts, number of replies the post received, and the number of mentions of the post’s author. This measurement will be denoted – K. </w:t>
            </w:r>
          </w:p>
          <w:p w14:paraId="5040628F" w14:textId="6DFF20B3" w:rsidR="0019447E" w:rsidRDefault="52827552" w:rsidP="52827552">
            <w:pPr>
              <w:rPr>
                <w:sz w:val="24"/>
                <w:szCs w:val="24"/>
                <w:lang w:val="en-US"/>
              </w:rPr>
            </w:pPr>
            <w:r w:rsidRPr="52827552">
              <w:rPr>
                <w:b/>
                <w:bCs/>
                <w:sz w:val="24"/>
                <w:szCs w:val="24"/>
                <w:lang w:val="en-US"/>
              </w:rPr>
              <w:t>Sentiment expected value (mean)</w:t>
            </w:r>
            <w:r w:rsidRPr="52827552">
              <w:rPr>
                <w:sz w:val="24"/>
                <w:szCs w:val="24"/>
                <w:lang w:val="en-US"/>
              </w:rPr>
              <w:t xml:space="preserve">" – We compute for every post in the discourse its probabilistic sentiment evaluation. The sentiment expected value is the ratio between the negative posts and the number of posts in the discourse multiplied by the mean sentiment value of the negative posts. We denote this by “S”. </w:t>
            </w:r>
          </w:p>
          <w:p w14:paraId="57015973" w14:textId="45CDCE26" w:rsidR="0019447E" w:rsidRDefault="52827552" w:rsidP="52827552">
            <w:pPr>
              <w:rPr>
                <w:sz w:val="24"/>
                <w:szCs w:val="24"/>
                <w:lang w:val="en-US"/>
              </w:rPr>
            </w:pPr>
            <w:r w:rsidRPr="52827552">
              <w:rPr>
                <w:b/>
                <w:bCs/>
                <w:sz w:val="24"/>
                <w:szCs w:val="24"/>
                <w:lang w:val="en-US"/>
              </w:rPr>
              <w:t xml:space="preserve">The score: </w:t>
            </w:r>
            <w:r w:rsidRPr="52827552">
              <w:rPr>
                <w:sz w:val="24"/>
                <w:szCs w:val="24"/>
                <w:lang w:val="en-US"/>
              </w:rPr>
              <w:t>We calculate for each discourse - T*K*S The result is used to filter discourses that their score is below a threshold and order the remaining by the score.</w:t>
            </w:r>
          </w:p>
        </w:tc>
      </w:tr>
      <w:tr w:rsidR="6900C4E5" w14:paraId="26537E79" w14:textId="77777777" w:rsidTr="001208EE">
        <w:trPr>
          <w:gridAfter w:val="3"/>
          <w:wAfter w:w="1284" w:type="dxa"/>
          <w:trHeight w:val="454"/>
        </w:trPr>
        <w:tc>
          <w:tcPr>
            <w:tcW w:w="561" w:type="dxa"/>
            <w:shd w:val="clear" w:color="auto" w:fill="F2F2F2" w:themeFill="background1" w:themeFillShade="F2"/>
            <w:vAlign w:val="center"/>
          </w:tcPr>
          <w:p w14:paraId="53FEF77C" w14:textId="77777777" w:rsidR="0019447E" w:rsidRDefault="0019447E" w:rsidP="6900C4E5">
            <w:pPr>
              <w:jc w:val="center"/>
            </w:pPr>
            <w:r>
              <w:lastRenderedPageBreak/>
              <w:t>11</w:t>
            </w:r>
          </w:p>
        </w:tc>
        <w:tc>
          <w:tcPr>
            <w:tcW w:w="4195" w:type="dxa"/>
            <w:gridSpan w:val="4"/>
            <w:shd w:val="clear" w:color="auto" w:fill="F2F2F2" w:themeFill="background1" w:themeFillShade="F2"/>
            <w:vAlign w:val="center"/>
          </w:tcPr>
          <w:p w14:paraId="6AA00B1C" w14:textId="77777777" w:rsidR="0019447E" w:rsidRDefault="0019447E" w:rsidP="6900C4E5">
            <w:pPr>
              <w:rPr>
                <w:b/>
                <w:bCs/>
              </w:rPr>
            </w:pPr>
            <w:r w:rsidRPr="6900C4E5">
              <w:rPr>
                <w:b/>
                <w:bCs/>
              </w:rPr>
              <w:t># of the Milestone(s) to be reached:</w:t>
            </w:r>
          </w:p>
        </w:tc>
        <w:tc>
          <w:tcPr>
            <w:tcW w:w="567" w:type="dxa"/>
            <w:gridSpan w:val="3"/>
            <w:vAlign w:val="center"/>
          </w:tcPr>
          <w:p w14:paraId="0E6ED8D1" w14:textId="51BE2E5F" w:rsidR="6900C4E5" w:rsidRDefault="52827552">
            <w:r>
              <w:t>4</w:t>
            </w:r>
          </w:p>
        </w:tc>
        <w:tc>
          <w:tcPr>
            <w:tcW w:w="567" w:type="dxa"/>
            <w:vAlign w:val="center"/>
          </w:tcPr>
          <w:p w14:paraId="052B9B0D" w14:textId="77777777" w:rsidR="6900C4E5" w:rsidRDefault="6900C4E5"/>
        </w:tc>
      </w:tr>
      <w:tr w:rsidR="6900C4E5" w14:paraId="14D7C8E9" w14:textId="77777777" w:rsidTr="001208EE">
        <w:trPr>
          <w:gridAfter w:val="3"/>
          <w:wAfter w:w="1284" w:type="dxa"/>
          <w:trHeight w:val="454"/>
        </w:trPr>
        <w:tc>
          <w:tcPr>
            <w:tcW w:w="561" w:type="dxa"/>
            <w:shd w:val="clear" w:color="auto" w:fill="F2F2F2" w:themeFill="background1" w:themeFillShade="F2"/>
            <w:vAlign w:val="center"/>
          </w:tcPr>
          <w:p w14:paraId="019FF44F" w14:textId="77777777" w:rsidR="0019447E" w:rsidRDefault="0019447E" w:rsidP="6900C4E5">
            <w:pPr>
              <w:jc w:val="center"/>
            </w:pPr>
            <w:r>
              <w:t>12</w:t>
            </w:r>
          </w:p>
        </w:tc>
        <w:tc>
          <w:tcPr>
            <w:tcW w:w="4195" w:type="dxa"/>
            <w:gridSpan w:val="4"/>
            <w:shd w:val="clear" w:color="auto" w:fill="F2F2F2" w:themeFill="background1" w:themeFillShade="F2"/>
            <w:vAlign w:val="center"/>
          </w:tcPr>
          <w:p w14:paraId="620A1EF4" w14:textId="77777777" w:rsidR="0019447E" w:rsidRDefault="0019447E" w:rsidP="6900C4E5">
            <w:pPr>
              <w:rPr>
                <w:b/>
                <w:bCs/>
              </w:rPr>
            </w:pPr>
            <w:r w:rsidRPr="6900C4E5">
              <w:rPr>
                <w:b/>
                <w:bCs/>
              </w:rPr>
              <w:t># of the Deliverable(s) to be provided:</w:t>
            </w:r>
          </w:p>
        </w:tc>
        <w:tc>
          <w:tcPr>
            <w:tcW w:w="567" w:type="dxa"/>
            <w:gridSpan w:val="3"/>
            <w:vAlign w:val="center"/>
          </w:tcPr>
          <w:p w14:paraId="18B8BA87" w14:textId="77777777" w:rsidR="6900C4E5" w:rsidRDefault="6900C4E5"/>
        </w:tc>
        <w:tc>
          <w:tcPr>
            <w:tcW w:w="567" w:type="dxa"/>
            <w:vAlign w:val="center"/>
          </w:tcPr>
          <w:p w14:paraId="142B9B42" w14:textId="77777777" w:rsidR="6900C4E5" w:rsidRDefault="6900C4E5"/>
        </w:tc>
      </w:tr>
    </w:tbl>
    <w:p w14:paraId="041DFE17" w14:textId="5004F4A0" w:rsidR="0019447E" w:rsidRDefault="0019447E" w:rsidP="6900C4E5"/>
    <w:p w14:paraId="0DA96072" w14:textId="390A90AE" w:rsidR="0019447E" w:rsidRDefault="0019447E" w:rsidP="30F0005D"/>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3"/>
        <w:gridCol w:w="2585"/>
        <w:gridCol w:w="555"/>
        <w:gridCol w:w="547"/>
        <w:gridCol w:w="328"/>
        <w:gridCol w:w="12"/>
        <w:gridCol w:w="1524"/>
        <w:gridCol w:w="279"/>
        <w:gridCol w:w="324"/>
        <w:gridCol w:w="779"/>
        <w:gridCol w:w="222"/>
        <w:gridCol w:w="766"/>
        <w:gridCol w:w="543"/>
        <w:gridCol w:w="338"/>
      </w:tblGrid>
      <w:tr w:rsidR="52827552" w14:paraId="5D895900" w14:textId="77777777" w:rsidTr="52827552">
        <w:trPr>
          <w:gridAfter w:val="10"/>
          <w:wAfter w:w="3706" w:type="dxa"/>
          <w:trHeight w:val="340"/>
        </w:trPr>
        <w:tc>
          <w:tcPr>
            <w:tcW w:w="558" w:type="dxa"/>
            <w:shd w:val="clear" w:color="auto" w:fill="F2F2F2" w:themeFill="background1" w:themeFillShade="F2"/>
            <w:vAlign w:val="center"/>
          </w:tcPr>
          <w:p w14:paraId="2D8935C3" w14:textId="77777777" w:rsidR="52827552" w:rsidRDefault="52827552" w:rsidP="52827552">
            <w:pPr>
              <w:jc w:val="center"/>
            </w:pPr>
            <w:r>
              <w:t>1</w:t>
            </w:r>
          </w:p>
        </w:tc>
        <w:tc>
          <w:tcPr>
            <w:tcW w:w="2654" w:type="dxa"/>
            <w:shd w:val="clear" w:color="auto" w:fill="F2F2F2" w:themeFill="background1" w:themeFillShade="F2"/>
            <w:vAlign w:val="center"/>
          </w:tcPr>
          <w:p w14:paraId="455B1DF1" w14:textId="77777777" w:rsidR="52827552" w:rsidRDefault="52827552">
            <w:r>
              <w:t xml:space="preserve">Task #:             </w:t>
            </w:r>
          </w:p>
        </w:tc>
        <w:tc>
          <w:tcPr>
            <w:tcW w:w="1120" w:type="dxa"/>
            <w:gridSpan w:val="2"/>
            <w:vAlign w:val="center"/>
          </w:tcPr>
          <w:p w14:paraId="5F2F9FC2" w14:textId="12A7F011" w:rsidR="52827552" w:rsidRDefault="52827552" w:rsidP="52827552">
            <w:pPr>
              <w:jc w:val="center"/>
              <w:rPr>
                <w:lang w:val="en-US"/>
              </w:rPr>
            </w:pPr>
            <w:r w:rsidRPr="52827552">
              <w:rPr>
                <w:lang w:val="en-US"/>
              </w:rPr>
              <w:t>9</w:t>
            </w:r>
          </w:p>
        </w:tc>
      </w:tr>
      <w:tr w:rsidR="52827552" w14:paraId="01E7A973" w14:textId="77777777" w:rsidTr="52827552">
        <w:trPr>
          <w:trHeight w:val="397"/>
        </w:trPr>
        <w:tc>
          <w:tcPr>
            <w:tcW w:w="558" w:type="dxa"/>
            <w:shd w:val="clear" w:color="auto" w:fill="F2F2F2" w:themeFill="background1" w:themeFillShade="F2"/>
            <w:vAlign w:val="center"/>
          </w:tcPr>
          <w:p w14:paraId="1EE752EE" w14:textId="77777777" w:rsidR="52827552" w:rsidRDefault="52827552" w:rsidP="52827552">
            <w:pPr>
              <w:jc w:val="center"/>
            </w:pPr>
            <w:r>
              <w:t>2</w:t>
            </w:r>
          </w:p>
        </w:tc>
        <w:tc>
          <w:tcPr>
            <w:tcW w:w="2654" w:type="dxa"/>
            <w:shd w:val="clear" w:color="auto" w:fill="F2F2F2" w:themeFill="background1" w:themeFillShade="F2"/>
            <w:vAlign w:val="center"/>
          </w:tcPr>
          <w:p w14:paraId="722470E4" w14:textId="77777777" w:rsidR="52827552" w:rsidRDefault="52827552">
            <w:r>
              <w:t>Task name:</w:t>
            </w:r>
          </w:p>
        </w:tc>
        <w:tc>
          <w:tcPr>
            <w:tcW w:w="4826" w:type="dxa"/>
            <w:gridSpan w:val="12"/>
            <w:shd w:val="clear" w:color="auto" w:fill="auto"/>
            <w:vAlign w:val="center"/>
          </w:tcPr>
          <w:p w14:paraId="1E3947BA" w14:textId="5E2975FF" w:rsidR="52827552" w:rsidRDefault="52827552" w:rsidP="52827552">
            <w:pPr>
              <w:rPr>
                <w:sz w:val="24"/>
                <w:szCs w:val="24"/>
              </w:rPr>
            </w:pPr>
            <w:r w:rsidRPr="52827552">
              <w:rPr>
                <w:sz w:val="24"/>
                <w:szCs w:val="24"/>
              </w:rPr>
              <w:t>Campaign Backbone graph presentation and analysis tools</w:t>
            </w:r>
          </w:p>
        </w:tc>
      </w:tr>
      <w:tr w:rsidR="52827552" w14:paraId="2B6A2593" w14:textId="77777777" w:rsidTr="52827552">
        <w:trPr>
          <w:gridAfter w:val="1"/>
          <w:wAfter w:w="360" w:type="dxa"/>
        </w:trPr>
        <w:tc>
          <w:tcPr>
            <w:tcW w:w="558" w:type="dxa"/>
            <w:shd w:val="clear" w:color="auto" w:fill="F2F2F2" w:themeFill="background1" w:themeFillShade="F2"/>
            <w:vAlign w:val="center"/>
          </w:tcPr>
          <w:p w14:paraId="23DD2115" w14:textId="77777777" w:rsidR="52827552" w:rsidRDefault="52827552" w:rsidP="52827552">
            <w:pPr>
              <w:jc w:val="center"/>
            </w:pPr>
            <w:r>
              <w:t>3</w:t>
            </w:r>
          </w:p>
        </w:tc>
        <w:tc>
          <w:tcPr>
            <w:tcW w:w="2654" w:type="dxa"/>
            <w:shd w:val="clear" w:color="auto" w:fill="F2F2F2" w:themeFill="background1" w:themeFillShade="F2"/>
          </w:tcPr>
          <w:p w14:paraId="658A5E89" w14:textId="77777777" w:rsidR="52827552" w:rsidRDefault="52827552">
            <w:r>
              <w:t>Company taking part in task (mark with “x”)</w:t>
            </w:r>
          </w:p>
        </w:tc>
        <w:tc>
          <w:tcPr>
            <w:tcW w:w="561" w:type="dxa"/>
            <w:shd w:val="clear" w:color="auto" w:fill="F2F2F2" w:themeFill="background1" w:themeFillShade="F2"/>
            <w:vAlign w:val="center"/>
          </w:tcPr>
          <w:p w14:paraId="4229995E" w14:textId="77777777" w:rsidR="52827552" w:rsidRDefault="52827552" w:rsidP="52827552">
            <w:pPr>
              <w:tabs>
                <w:tab w:val="left" w:pos="678"/>
              </w:tabs>
              <w:jc w:val="center"/>
            </w:pPr>
            <w:r>
              <w:t>IL:</w:t>
            </w:r>
          </w:p>
        </w:tc>
        <w:tc>
          <w:tcPr>
            <w:tcW w:w="559" w:type="dxa"/>
            <w:shd w:val="clear" w:color="auto" w:fill="auto"/>
            <w:vAlign w:val="center"/>
          </w:tcPr>
          <w:p w14:paraId="10483F58" w14:textId="5A0E6D80" w:rsidR="52827552" w:rsidRDefault="52827552" w:rsidP="52827552">
            <w:pPr>
              <w:tabs>
                <w:tab w:val="left" w:pos="678"/>
              </w:tabs>
              <w:jc w:val="center"/>
              <w:rPr>
                <w:lang w:val="en-US"/>
              </w:rPr>
            </w:pPr>
            <w:r w:rsidRPr="52827552">
              <w:rPr>
                <w:lang w:val="en-US"/>
              </w:rPr>
              <w:t>X</w:t>
            </w:r>
          </w:p>
        </w:tc>
        <w:tc>
          <w:tcPr>
            <w:tcW w:w="1885" w:type="dxa"/>
            <w:gridSpan w:val="3"/>
            <w:shd w:val="clear" w:color="auto" w:fill="F2F2F2" w:themeFill="background1" w:themeFillShade="F2"/>
            <w:vAlign w:val="center"/>
          </w:tcPr>
          <w:p w14:paraId="5DE70144" w14:textId="77777777" w:rsidR="52827552" w:rsidRDefault="52827552" w:rsidP="52827552">
            <w:pPr>
              <w:tabs>
                <w:tab w:val="left" w:pos="678"/>
              </w:tabs>
              <w:jc w:val="center"/>
            </w:pPr>
            <w:r>
              <w:t>US:</w:t>
            </w:r>
          </w:p>
        </w:tc>
        <w:tc>
          <w:tcPr>
            <w:tcW w:w="973" w:type="dxa"/>
            <w:gridSpan w:val="3"/>
            <w:shd w:val="clear" w:color="auto" w:fill="auto"/>
            <w:vAlign w:val="center"/>
          </w:tcPr>
          <w:p w14:paraId="52127459" w14:textId="77777777" w:rsidR="52827552" w:rsidRDefault="52827552" w:rsidP="52827552">
            <w:pPr>
              <w:tabs>
                <w:tab w:val="left" w:pos="678"/>
              </w:tabs>
              <w:jc w:val="center"/>
            </w:pPr>
          </w:p>
        </w:tc>
        <w:tc>
          <w:tcPr>
            <w:tcW w:w="848" w:type="dxa"/>
            <w:gridSpan w:val="2"/>
            <w:shd w:val="clear" w:color="auto" w:fill="F2F2F2" w:themeFill="background1" w:themeFillShade="F2"/>
            <w:vAlign w:val="center"/>
          </w:tcPr>
          <w:p w14:paraId="06E774F4" w14:textId="77777777" w:rsidR="52827552" w:rsidRDefault="52827552" w:rsidP="52827552">
            <w:pPr>
              <w:tabs>
                <w:tab w:val="left" w:pos="678"/>
              </w:tabs>
              <w:jc w:val="center"/>
            </w:pPr>
            <w:r>
              <w:t>Both:</w:t>
            </w:r>
          </w:p>
        </w:tc>
        <w:tc>
          <w:tcPr>
            <w:tcW w:w="564" w:type="dxa"/>
            <w:shd w:val="clear" w:color="auto" w:fill="auto"/>
            <w:vAlign w:val="center"/>
          </w:tcPr>
          <w:p w14:paraId="11231232" w14:textId="77777777" w:rsidR="52827552" w:rsidRDefault="52827552" w:rsidP="52827552">
            <w:pPr>
              <w:tabs>
                <w:tab w:val="left" w:pos="678"/>
              </w:tabs>
              <w:jc w:val="center"/>
            </w:pPr>
          </w:p>
        </w:tc>
      </w:tr>
      <w:tr w:rsidR="52827552" w14:paraId="6AA3637D" w14:textId="77777777" w:rsidTr="52827552">
        <w:trPr>
          <w:gridAfter w:val="10"/>
          <w:wAfter w:w="3706" w:type="dxa"/>
          <w:trHeight w:val="340"/>
        </w:trPr>
        <w:tc>
          <w:tcPr>
            <w:tcW w:w="558" w:type="dxa"/>
            <w:shd w:val="clear" w:color="auto" w:fill="F2F2F2" w:themeFill="background1" w:themeFillShade="F2"/>
            <w:vAlign w:val="center"/>
          </w:tcPr>
          <w:p w14:paraId="2345582A" w14:textId="77777777" w:rsidR="52827552" w:rsidRDefault="52827552" w:rsidP="52827552">
            <w:pPr>
              <w:jc w:val="center"/>
            </w:pPr>
            <w:r>
              <w:t>4</w:t>
            </w:r>
          </w:p>
        </w:tc>
        <w:tc>
          <w:tcPr>
            <w:tcW w:w="2654" w:type="dxa"/>
            <w:shd w:val="clear" w:color="auto" w:fill="F2F2F2" w:themeFill="background1" w:themeFillShade="F2"/>
            <w:vAlign w:val="center"/>
          </w:tcPr>
          <w:p w14:paraId="37C553D4" w14:textId="77777777" w:rsidR="52827552" w:rsidRDefault="52827552">
            <w:r>
              <w:t>Task duration (days):</w:t>
            </w:r>
          </w:p>
        </w:tc>
        <w:tc>
          <w:tcPr>
            <w:tcW w:w="1120" w:type="dxa"/>
            <w:gridSpan w:val="2"/>
            <w:shd w:val="clear" w:color="auto" w:fill="auto"/>
            <w:vAlign w:val="center"/>
          </w:tcPr>
          <w:p w14:paraId="5C6B07D4" w14:textId="77777777" w:rsidR="52827552" w:rsidRDefault="52827552" w:rsidP="52827552">
            <w:pPr>
              <w:jc w:val="center"/>
              <w:rPr>
                <w:b/>
                <w:bCs/>
                <w:lang w:val="en-US"/>
              </w:rPr>
            </w:pPr>
            <w:r w:rsidRPr="52827552">
              <w:rPr>
                <w:b/>
                <w:bCs/>
                <w:lang w:val="en-US"/>
              </w:rPr>
              <w:t>90</w:t>
            </w:r>
          </w:p>
        </w:tc>
      </w:tr>
      <w:tr w:rsidR="52827552" w14:paraId="1E4C464B" w14:textId="77777777" w:rsidTr="52827552">
        <w:trPr>
          <w:gridAfter w:val="6"/>
          <w:wAfter w:w="1538" w:type="dxa"/>
          <w:trHeight w:val="397"/>
        </w:trPr>
        <w:tc>
          <w:tcPr>
            <w:tcW w:w="558" w:type="dxa"/>
            <w:shd w:val="clear" w:color="auto" w:fill="F2F2F2" w:themeFill="background1" w:themeFillShade="F2"/>
            <w:vAlign w:val="center"/>
          </w:tcPr>
          <w:p w14:paraId="3DB8EC99" w14:textId="77777777" w:rsidR="52827552" w:rsidRDefault="52827552" w:rsidP="52827552">
            <w:pPr>
              <w:jc w:val="center"/>
            </w:pPr>
            <w:r>
              <w:t>5</w:t>
            </w:r>
          </w:p>
        </w:tc>
        <w:tc>
          <w:tcPr>
            <w:tcW w:w="2654" w:type="dxa"/>
            <w:shd w:val="clear" w:color="auto" w:fill="F2F2F2" w:themeFill="background1" w:themeFillShade="F2"/>
            <w:vAlign w:val="center"/>
          </w:tcPr>
          <w:p w14:paraId="6EE8A742" w14:textId="77777777" w:rsidR="52827552" w:rsidRDefault="52827552">
            <w:r>
              <w:t>Start date (DD/MM/YY):</w:t>
            </w:r>
          </w:p>
        </w:tc>
        <w:tc>
          <w:tcPr>
            <w:tcW w:w="1481" w:type="dxa"/>
            <w:gridSpan w:val="4"/>
            <w:shd w:val="clear" w:color="auto" w:fill="auto"/>
            <w:vAlign w:val="center"/>
          </w:tcPr>
          <w:p w14:paraId="141FCDDC" w14:textId="77777777" w:rsidR="52827552" w:rsidRDefault="52827552" w:rsidP="52827552">
            <w:pPr>
              <w:jc w:val="center"/>
            </w:pPr>
          </w:p>
        </w:tc>
        <w:tc>
          <w:tcPr>
            <w:tcW w:w="1524" w:type="dxa"/>
            <w:shd w:val="clear" w:color="auto" w:fill="auto"/>
            <w:vAlign w:val="center"/>
          </w:tcPr>
          <w:p w14:paraId="3A70EAD0" w14:textId="77777777" w:rsidR="52827552" w:rsidRDefault="52827552" w:rsidP="52827552">
            <w:pPr>
              <w:jc w:val="center"/>
            </w:pPr>
          </w:p>
          <w:p w14:paraId="3CC8BD1C" w14:textId="77777777" w:rsidR="52827552" w:rsidRDefault="52827552">
            <w:r>
              <w:t>End date (DD/MM/YY):</w:t>
            </w:r>
          </w:p>
        </w:tc>
        <w:tc>
          <w:tcPr>
            <w:tcW w:w="283" w:type="dxa"/>
          </w:tcPr>
          <w:p w14:paraId="75C59586" w14:textId="77777777" w:rsidR="52827552" w:rsidRDefault="52827552" w:rsidP="52827552">
            <w:pPr>
              <w:spacing w:line="240" w:lineRule="auto"/>
            </w:pPr>
          </w:p>
        </w:tc>
      </w:tr>
      <w:tr w:rsidR="52827552" w14:paraId="0E945D35" w14:textId="77777777" w:rsidTr="52827552">
        <w:trPr>
          <w:gridAfter w:val="3"/>
          <w:wAfter w:w="1284" w:type="dxa"/>
          <w:trHeight w:val="660"/>
        </w:trPr>
        <w:tc>
          <w:tcPr>
            <w:tcW w:w="558" w:type="dxa"/>
            <w:shd w:val="clear" w:color="auto" w:fill="F2F2F2" w:themeFill="background1" w:themeFillShade="F2"/>
            <w:vAlign w:val="center"/>
          </w:tcPr>
          <w:p w14:paraId="024A8CF2" w14:textId="77777777" w:rsidR="52827552" w:rsidRDefault="52827552" w:rsidP="52827552">
            <w:pPr>
              <w:jc w:val="center"/>
            </w:pPr>
            <w:r>
              <w:t>6</w:t>
            </w:r>
          </w:p>
        </w:tc>
        <w:tc>
          <w:tcPr>
            <w:tcW w:w="2654" w:type="dxa"/>
            <w:shd w:val="clear" w:color="auto" w:fill="F2F2F2" w:themeFill="background1" w:themeFillShade="F2"/>
            <w:vAlign w:val="center"/>
          </w:tcPr>
          <w:p w14:paraId="1AA649E7" w14:textId="77777777" w:rsidR="52827552" w:rsidRDefault="52827552">
            <w:r>
              <w:t>Company name:</w:t>
            </w:r>
          </w:p>
        </w:tc>
        <w:tc>
          <w:tcPr>
            <w:tcW w:w="3633" w:type="dxa"/>
            <w:gridSpan w:val="7"/>
            <w:shd w:val="clear" w:color="auto" w:fill="auto"/>
            <w:vAlign w:val="center"/>
          </w:tcPr>
          <w:p w14:paraId="2B55E636" w14:textId="77777777" w:rsidR="52827552" w:rsidRDefault="52827552" w:rsidP="52827552">
            <w:pPr>
              <w:jc w:val="center"/>
              <w:rPr>
                <w:b/>
                <w:bCs/>
              </w:rPr>
            </w:pPr>
            <w:r w:rsidRPr="52827552">
              <w:rPr>
                <w:b/>
                <w:bCs/>
              </w:rPr>
              <w:t>[IL]</w:t>
            </w:r>
          </w:p>
        </w:tc>
        <w:tc>
          <w:tcPr>
            <w:tcW w:w="564" w:type="dxa"/>
            <w:vAlign w:val="center"/>
          </w:tcPr>
          <w:p w14:paraId="110E11D4" w14:textId="77777777" w:rsidR="52827552" w:rsidRDefault="52827552" w:rsidP="52827552">
            <w:pPr>
              <w:spacing w:line="240" w:lineRule="auto"/>
            </w:pPr>
          </w:p>
          <w:p w14:paraId="084EA683" w14:textId="77777777" w:rsidR="52827552" w:rsidRDefault="52827552" w:rsidP="52827552">
            <w:pPr>
              <w:jc w:val="center"/>
              <w:rPr>
                <w:b/>
                <w:bCs/>
              </w:rPr>
            </w:pPr>
            <w:r w:rsidRPr="52827552">
              <w:rPr>
                <w:b/>
                <w:bCs/>
              </w:rPr>
              <w:t>Total</w:t>
            </w:r>
          </w:p>
          <w:p w14:paraId="5884FDE6" w14:textId="77777777" w:rsidR="52827552" w:rsidRDefault="52827552" w:rsidP="52827552">
            <w:pPr>
              <w:jc w:val="center"/>
              <w:rPr>
                <w:b/>
                <w:bCs/>
              </w:rPr>
            </w:pPr>
            <w:r w:rsidRPr="52827552">
              <w:rPr>
                <w:b/>
                <w:bCs/>
              </w:rPr>
              <w:t>[US]</w:t>
            </w:r>
          </w:p>
        </w:tc>
        <w:tc>
          <w:tcPr>
            <w:tcW w:w="0" w:type="auto"/>
          </w:tcPr>
          <w:p w14:paraId="56E4BFDA" w14:textId="77777777" w:rsidR="000C07A2" w:rsidRDefault="000C07A2">
            <w:pPr>
              <w:spacing w:line="240" w:lineRule="auto"/>
            </w:pPr>
          </w:p>
        </w:tc>
      </w:tr>
      <w:tr w:rsidR="52827552" w14:paraId="19BA6875" w14:textId="77777777" w:rsidTr="52827552">
        <w:trPr>
          <w:gridAfter w:val="3"/>
          <w:wAfter w:w="1284" w:type="dxa"/>
          <w:trHeight w:val="340"/>
        </w:trPr>
        <w:tc>
          <w:tcPr>
            <w:tcW w:w="558" w:type="dxa"/>
            <w:shd w:val="clear" w:color="auto" w:fill="F2F2F2" w:themeFill="background1" w:themeFillShade="F2"/>
            <w:vAlign w:val="center"/>
          </w:tcPr>
          <w:p w14:paraId="2B8D7CBC" w14:textId="77777777" w:rsidR="52827552" w:rsidRDefault="52827552" w:rsidP="52827552">
            <w:pPr>
              <w:jc w:val="center"/>
            </w:pPr>
            <w:r>
              <w:t>7</w:t>
            </w:r>
          </w:p>
        </w:tc>
        <w:tc>
          <w:tcPr>
            <w:tcW w:w="2654" w:type="dxa"/>
            <w:shd w:val="clear" w:color="auto" w:fill="F2F2F2" w:themeFill="background1" w:themeFillShade="F2"/>
            <w:vAlign w:val="center"/>
          </w:tcPr>
          <w:p w14:paraId="474DF9C5" w14:textId="77777777" w:rsidR="52827552" w:rsidRDefault="52827552">
            <w:r>
              <w:t>Task budget (K$):</w:t>
            </w:r>
          </w:p>
        </w:tc>
        <w:tc>
          <w:tcPr>
            <w:tcW w:w="3633" w:type="dxa"/>
            <w:gridSpan w:val="7"/>
            <w:shd w:val="clear" w:color="auto" w:fill="auto"/>
            <w:vAlign w:val="center"/>
          </w:tcPr>
          <w:p w14:paraId="0807ED9D" w14:textId="77777777" w:rsidR="52827552" w:rsidRDefault="52827552" w:rsidP="52827552">
            <w:pPr>
              <w:jc w:val="center"/>
            </w:pPr>
          </w:p>
        </w:tc>
        <w:tc>
          <w:tcPr>
            <w:tcW w:w="564" w:type="dxa"/>
            <w:vAlign w:val="center"/>
          </w:tcPr>
          <w:p w14:paraId="741CF6CC" w14:textId="77777777" w:rsidR="52827552" w:rsidRDefault="52827552" w:rsidP="52827552">
            <w:pPr>
              <w:spacing w:line="240" w:lineRule="auto"/>
            </w:pPr>
          </w:p>
          <w:p w14:paraId="60F53FA7" w14:textId="77777777" w:rsidR="52827552" w:rsidRDefault="52827552" w:rsidP="52827552">
            <w:pPr>
              <w:jc w:val="center"/>
            </w:pPr>
          </w:p>
          <w:p w14:paraId="7D2DE577" w14:textId="77777777" w:rsidR="52827552" w:rsidRDefault="52827552" w:rsidP="52827552">
            <w:pPr>
              <w:jc w:val="center"/>
            </w:pPr>
          </w:p>
        </w:tc>
        <w:tc>
          <w:tcPr>
            <w:tcW w:w="0" w:type="auto"/>
          </w:tcPr>
          <w:p w14:paraId="20A0E4D1" w14:textId="77777777" w:rsidR="000C07A2" w:rsidRDefault="000C07A2">
            <w:pPr>
              <w:spacing w:line="240" w:lineRule="auto"/>
            </w:pPr>
          </w:p>
        </w:tc>
      </w:tr>
      <w:tr w:rsidR="52827552" w14:paraId="14650FDA" w14:textId="77777777" w:rsidTr="52827552">
        <w:trPr>
          <w:gridAfter w:val="3"/>
          <w:wAfter w:w="1284" w:type="dxa"/>
          <w:trHeight w:val="340"/>
        </w:trPr>
        <w:tc>
          <w:tcPr>
            <w:tcW w:w="558" w:type="dxa"/>
            <w:shd w:val="clear" w:color="auto" w:fill="F2F2F2" w:themeFill="background1" w:themeFillShade="F2"/>
            <w:vAlign w:val="center"/>
          </w:tcPr>
          <w:p w14:paraId="092E3F11" w14:textId="77777777" w:rsidR="52827552" w:rsidRDefault="52827552" w:rsidP="52827552">
            <w:pPr>
              <w:jc w:val="center"/>
            </w:pPr>
            <w:r>
              <w:t>8</w:t>
            </w:r>
          </w:p>
        </w:tc>
        <w:tc>
          <w:tcPr>
            <w:tcW w:w="2654" w:type="dxa"/>
            <w:shd w:val="clear" w:color="auto" w:fill="F2F2F2" w:themeFill="background1" w:themeFillShade="F2"/>
            <w:vAlign w:val="center"/>
          </w:tcPr>
          <w:p w14:paraId="4BF574BC" w14:textId="77777777" w:rsidR="52827552" w:rsidRDefault="52827552">
            <w:r>
              <w:t>Task budget (% of total):</w:t>
            </w:r>
          </w:p>
        </w:tc>
        <w:tc>
          <w:tcPr>
            <w:tcW w:w="3633" w:type="dxa"/>
            <w:gridSpan w:val="7"/>
            <w:shd w:val="clear" w:color="auto" w:fill="auto"/>
            <w:vAlign w:val="center"/>
          </w:tcPr>
          <w:p w14:paraId="10F904B1" w14:textId="77777777" w:rsidR="52827552" w:rsidRDefault="52827552" w:rsidP="52827552">
            <w:pPr>
              <w:jc w:val="center"/>
            </w:pPr>
            <w:r>
              <w:t>%</w:t>
            </w:r>
          </w:p>
        </w:tc>
        <w:tc>
          <w:tcPr>
            <w:tcW w:w="564" w:type="dxa"/>
            <w:vAlign w:val="center"/>
          </w:tcPr>
          <w:p w14:paraId="72B506D6" w14:textId="77777777" w:rsidR="52827552" w:rsidRDefault="52827552" w:rsidP="52827552">
            <w:pPr>
              <w:spacing w:line="240" w:lineRule="auto"/>
            </w:pPr>
          </w:p>
          <w:p w14:paraId="5D5ADCB9" w14:textId="77777777" w:rsidR="52827552" w:rsidRDefault="52827552" w:rsidP="52827552">
            <w:pPr>
              <w:jc w:val="center"/>
            </w:pPr>
            <w:r>
              <w:t>100%</w:t>
            </w:r>
          </w:p>
          <w:p w14:paraId="02243082" w14:textId="77777777" w:rsidR="52827552" w:rsidRDefault="52827552" w:rsidP="52827552">
            <w:pPr>
              <w:jc w:val="center"/>
            </w:pPr>
            <w:r>
              <w:t>%</w:t>
            </w:r>
          </w:p>
        </w:tc>
        <w:tc>
          <w:tcPr>
            <w:tcW w:w="0" w:type="auto"/>
          </w:tcPr>
          <w:p w14:paraId="5776D880" w14:textId="77777777" w:rsidR="000C07A2" w:rsidRDefault="000C07A2">
            <w:pPr>
              <w:spacing w:line="240" w:lineRule="auto"/>
            </w:pPr>
          </w:p>
        </w:tc>
      </w:tr>
      <w:tr w:rsidR="52827552" w14:paraId="421C4398" w14:textId="77777777" w:rsidTr="52827552">
        <w:trPr>
          <w:trHeight w:val="548"/>
        </w:trPr>
        <w:tc>
          <w:tcPr>
            <w:tcW w:w="558" w:type="dxa"/>
            <w:shd w:val="clear" w:color="auto" w:fill="F2F2F2" w:themeFill="background1" w:themeFillShade="F2"/>
            <w:vAlign w:val="center"/>
          </w:tcPr>
          <w:p w14:paraId="1DB3A485" w14:textId="77777777" w:rsidR="52827552" w:rsidRDefault="52827552" w:rsidP="52827552">
            <w:pPr>
              <w:jc w:val="center"/>
            </w:pPr>
            <w:r>
              <w:t>9</w:t>
            </w:r>
          </w:p>
        </w:tc>
        <w:tc>
          <w:tcPr>
            <w:tcW w:w="2654" w:type="dxa"/>
            <w:shd w:val="clear" w:color="auto" w:fill="F2F2F2" w:themeFill="background1" w:themeFillShade="F2"/>
            <w:vAlign w:val="center"/>
          </w:tcPr>
          <w:p w14:paraId="4F7631F1" w14:textId="77777777" w:rsidR="52827552" w:rsidRDefault="52827552" w:rsidP="52827552">
            <w:pPr>
              <w:rPr>
                <w:b/>
                <w:bCs/>
              </w:rPr>
            </w:pPr>
            <w:r w:rsidRPr="52827552">
              <w:rPr>
                <w:b/>
                <w:bCs/>
              </w:rPr>
              <w:t>Objective of task:</w:t>
            </w:r>
          </w:p>
        </w:tc>
        <w:tc>
          <w:tcPr>
            <w:tcW w:w="4826" w:type="dxa"/>
            <w:gridSpan w:val="12"/>
            <w:vAlign w:val="center"/>
          </w:tcPr>
          <w:p w14:paraId="12E099EC" w14:textId="01A37742" w:rsidR="52827552" w:rsidRDefault="52827552" w:rsidP="52827552">
            <w:pPr>
              <w:rPr>
                <w:sz w:val="24"/>
                <w:szCs w:val="24"/>
                <w:lang w:val="en-US"/>
              </w:rPr>
            </w:pPr>
            <w:r w:rsidRPr="52827552">
              <w:rPr>
                <w:sz w:val="24"/>
                <w:szCs w:val="24"/>
                <w:lang w:val="en-US"/>
              </w:rPr>
              <w:t>Develop graphical tools to present backbone graph to the user for examination and further exploration</w:t>
            </w:r>
          </w:p>
        </w:tc>
      </w:tr>
      <w:tr w:rsidR="52827552" w14:paraId="4D324F89" w14:textId="77777777" w:rsidTr="52827552">
        <w:tc>
          <w:tcPr>
            <w:tcW w:w="558" w:type="dxa"/>
            <w:shd w:val="clear" w:color="auto" w:fill="F2F2F2" w:themeFill="background1" w:themeFillShade="F2"/>
            <w:vAlign w:val="center"/>
          </w:tcPr>
          <w:p w14:paraId="5A08C51D" w14:textId="77777777" w:rsidR="52827552" w:rsidRDefault="52827552" w:rsidP="52827552">
            <w:pPr>
              <w:jc w:val="center"/>
            </w:pPr>
            <w:r>
              <w:t>10</w:t>
            </w:r>
          </w:p>
        </w:tc>
        <w:tc>
          <w:tcPr>
            <w:tcW w:w="7480" w:type="dxa"/>
            <w:gridSpan w:val="13"/>
            <w:shd w:val="clear" w:color="auto" w:fill="F2F2F2" w:themeFill="background1" w:themeFillShade="F2"/>
            <w:vAlign w:val="center"/>
          </w:tcPr>
          <w:p w14:paraId="19F2C582" w14:textId="77777777" w:rsidR="52827552" w:rsidRDefault="52827552" w:rsidP="52827552">
            <w:pPr>
              <w:jc w:val="center"/>
              <w:rPr>
                <w:b/>
                <w:bCs/>
              </w:rPr>
            </w:pPr>
            <w:r w:rsidRPr="52827552">
              <w:rPr>
                <w:b/>
                <w:bCs/>
              </w:rPr>
              <w:t>Task Description</w:t>
            </w:r>
            <w:r>
              <w:t xml:space="preserve"> (no restriction on size)</w:t>
            </w:r>
          </w:p>
        </w:tc>
      </w:tr>
      <w:tr w:rsidR="52827552" w14:paraId="24D37925" w14:textId="77777777" w:rsidTr="52827552">
        <w:trPr>
          <w:trHeight w:val="850"/>
        </w:trPr>
        <w:tc>
          <w:tcPr>
            <w:tcW w:w="8038" w:type="dxa"/>
            <w:gridSpan w:val="14"/>
            <w:vAlign w:val="center"/>
          </w:tcPr>
          <w:p w14:paraId="7CDE5BE9" w14:textId="34714907" w:rsidR="52827552" w:rsidRDefault="52827552" w:rsidP="52827552">
            <w:pPr>
              <w:rPr>
                <w:sz w:val="24"/>
                <w:szCs w:val="24"/>
              </w:rPr>
            </w:pPr>
            <w:r w:rsidRPr="52827552">
              <w:rPr>
                <w:sz w:val="24"/>
                <w:szCs w:val="24"/>
              </w:rPr>
              <w:t xml:space="preserve">A graphical tool will be developed to present the key and boost posts in a backbone graph, their authors graphically for the user to examine and explore without the clutter of all the other posts in that discourse graph. The system will also present statistics of those posts (such as the number of retweets and responses) to help users evaluate their significance.  </w:t>
            </w:r>
          </w:p>
          <w:p w14:paraId="612D5F7B" w14:textId="03117DD5" w:rsidR="52827552" w:rsidRDefault="52827552" w:rsidP="52827552">
            <w:pPr>
              <w:rPr>
                <w:sz w:val="24"/>
                <w:szCs w:val="24"/>
              </w:rPr>
            </w:pPr>
            <w:r w:rsidRPr="52827552">
              <w:rPr>
                <w:sz w:val="24"/>
                <w:szCs w:val="24"/>
              </w:rPr>
              <w:lastRenderedPageBreak/>
              <w:t xml:space="preserve"> </w:t>
            </w:r>
          </w:p>
          <w:p w14:paraId="5ECB52CC" w14:textId="64426A4A" w:rsidR="52827552" w:rsidRDefault="52827552" w:rsidP="52827552">
            <w:pPr>
              <w:rPr>
                <w:sz w:val="24"/>
                <w:szCs w:val="24"/>
              </w:rPr>
            </w:pPr>
            <w:r w:rsidRPr="52827552">
              <w:rPr>
                <w:sz w:val="24"/>
                <w:szCs w:val="24"/>
              </w:rPr>
              <w:t xml:space="preserve">The graphical tool will allow the user to traverse the discourse graph and explore other connecting posts and associated information. Additionally, when the user discovers certain discourse patterns (e.g., certain authors always retweet posts from another author), the system allows the user to search all discourse waves for those matching the identified pattern. </w:t>
            </w:r>
          </w:p>
          <w:p w14:paraId="151F9453" w14:textId="02BD3FF5" w:rsidR="52827552" w:rsidRDefault="52827552" w:rsidP="52827552">
            <w:pPr>
              <w:rPr>
                <w:sz w:val="24"/>
                <w:szCs w:val="24"/>
              </w:rPr>
            </w:pPr>
          </w:p>
          <w:p w14:paraId="2F79AC8B" w14:textId="2CF8B427" w:rsidR="52827552" w:rsidRDefault="52827552" w:rsidP="52827552">
            <w:pPr>
              <w:rPr>
                <w:sz w:val="24"/>
                <w:szCs w:val="24"/>
              </w:rPr>
            </w:pPr>
            <w:r w:rsidRPr="52827552">
              <w:rPr>
                <w:sz w:val="24"/>
                <w:szCs w:val="24"/>
              </w:rPr>
              <w:t xml:space="preserve">We will also provide summaries for individual backbone </w:t>
            </w:r>
            <w:proofErr w:type="spellStart"/>
            <w:r w:rsidRPr="52827552">
              <w:rPr>
                <w:sz w:val="24"/>
                <w:szCs w:val="24"/>
              </w:rPr>
              <w:t>graphs</w:t>
            </w:r>
            <w:proofErr w:type="spellEnd"/>
            <w:r w:rsidRPr="52827552">
              <w:rPr>
                <w:sz w:val="24"/>
                <w:szCs w:val="24"/>
              </w:rPr>
              <w:t xml:space="preserve"> for users to gain a quick insight to individual discourses instead of browsing and reading through all the posts.</w:t>
            </w:r>
          </w:p>
          <w:p w14:paraId="04B81387" w14:textId="4841CF34" w:rsidR="52827552" w:rsidRDefault="52827552" w:rsidP="52827552">
            <w:pPr>
              <w:rPr>
                <w:sz w:val="24"/>
                <w:szCs w:val="24"/>
              </w:rPr>
            </w:pPr>
            <w:r w:rsidRPr="52827552">
              <w:rPr>
                <w:sz w:val="24"/>
                <w:szCs w:val="24"/>
              </w:rPr>
              <w:t xml:space="preserve"> </w:t>
            </w:r>
          </w:p>
          <w:p w14:paraId="17AE3D4A" w14:textId="0D477AB2" w:rsidR="52827552" w:rsidRDefault="52827552" w:rsidP="52827552">
            <w:r w:rsidRPr="52827552">
              <w:rPr>
                <w:sz w:val="24"/>
                <w:szCs w:val="24"/>
              </w:rPr>
              <w:t>The system also includes a query screen for the user to search all discourse waves matching certain criteria (e.g., certain author), then display the search results graphically.</w:t>
            </w:r>
          </w:p>
        </w:tc>
      </w:tr>
      <w:tr w:rsidR="52827552" w14:paraId="761BA9C0" w14:textId="77777777" w:rsidTr="52827552">
        <w:trPr>
          <w:gridAfter w:val="3"/>
          <w:wAfter w:w="564" w:type="dxa"/>
          <w:trHeight w:val="454"/>
        </w:trPr>
        <w:tc>
          <w:tcPr>
            <w:tcW w:w="558" w:type="dxa"/>
            <w:shd w:val="clear" w:color="auto" w:fill="F2F2F2" w:themeFill="background1" w:themeFillShade="F2"/>
            <w:vAlign w:val="center"/>
          </w:tcPr>
          <w:p w14:paraId="2A43BB07" w14:textId="77777777" w:rsidR="52827552" w:rsidRDefault="52827552" w:rsidP="52827552">
            <w:pPr>
              <w:jc w:val="center"/>
            </w:pPr>
            <w:r>
              <w:lastRenderedPageBreak/>
              <w:t>11</w:t>
            </w:r>
          </w:p>
        </w:tc>
        <w:tc>
          <w:tcPr>
            <w:tcW w:w="4123" w:type="dxa"/>
            <w:gridSpan w:val="4"/>
            <w:shd w:val="clear" w:color="auto" w:fill="F2F2F2" w:themeFill="background1" w:themeFillShade="F2"/>
            <w:vAlign w:val="center"/>
          </w:tcPr>
          <w:p w14:paraId="576FD60D" w14:textId="77777777" w:rsidR="52827552" w:rsidRDefault="52827552" w:rsidP="52827552">
            <w:pPr>
              <w:rPr>
                <w:b/>
                <w:bCs/>
              </w:rPr>
            </w:pPr>
            <w:r w:rsidRPr="52827552">
              <w:rPr>
                <w:b/>
                <w:bCs/>
              </w:rPr>
              <w:t># of the Milestone(s) to be reached:</w:t>
            </w:r>
          </w:p>
        </w:tc>
        <w:tc>
          <w:tcPr>
            <w:tcW w:w="1819" w:type="dxa"/>
            <w:gridSpan w:val="3"/>
            <w:vAlign w:val="center"/>
          </w:tcPr>
          <w:p w14:paraId="343841FA" w14:textId="77B4917F" w:rsidR="52827552" w:rsidRDefault="52827552" w:rsidP="52827552">
            <w:pPr>
              <w:rPr>
                <w:sz w:val="24"/>
                <w:szCs w:val="24"/>
              </w:rPr>
            </w:pPr>
            <w:r w:rsidRPr="52827552">
              <w:rPr>
                <w:sz w:val="24"/>
                <w:szCs w:val="24"/>
              </w:rPr>
              <w:t>4</w:t>
            </w:r>
          </w:p>
        </w:tc>
        <w:tc>
          <w:tcPr>
            <w:tcW w:w="974" w:type="dxa"/>
            <w:gridSpan w:val="3"/>
            <w:vAlign w:val="center"/>
          </w:tcPr>
          <w:p w14:paraId="38E28EEF" w14:textId="77777777" w:rsidR="52827552" w:rsidRDefault="52827552"/>
        </w:tc>
      </w:tr>
      <w:tr w:rsidR="52827552" w14:paraId="0A2A532E" w14:textId="77777777" w:rsidTr="52827552">
        <w:trPr>
          <w:gridAfter w:val="3"/>
          <w:wAfter w:w="564" w:type="dxa"/>
          <w:trHeight w:val="454"/>
        </w:trPr>
        <w:tc>
          <w:tcPr>
            <w:tcW w:w="558" w:type="dxa"/>
            <w:shd w:val="clear" w:color="auto" w:fill="F2F2F2" w:themeFill="background1" w:themeFillShade="F2"/>
            <w:vAlign w:val="center"/>
          </w:tcPr>
          <w:p w14:paraId="06D8A16A" w14:textId="77777777" w:rsidR="52827552" w:rsidRDefault="52827552" w:rsidP="52827552">
            <w:pPr>
              <w:jc w:val="center"/>
            </w:pPr>
            <w:r>
              <w:t>12</w:t>
            </w:r>
          </w:p>
        </w:tc>
        <w:tc>
          <w:tcPr>
            <w:tcW w:w="4123" w:type="dxa"/>
            <w:gridSpan w:val="4"/>
            <w:shd w:val="clear" w:color="auto" w:fill="F2F2F2" w:themeFill="background1" w:themeFillShade="F2"/>
            <w:vAlign w:val="center"/>
          </w:tcPr>
          <w:p w14:paraId="37CBB281" w14:textId="77777777" w:rsidR="52827552" w:rsidRDefault="52827552" w:rsidP="52827552">
            <w:pPr>
              <w:rPr>
                <w:b/>
                <w:bCs/>
              </w:rPr>
            </w:pPr>
            <w:r w:rsidRPr="52827552">
              <w:rPr>
                <w:b/>
                <w:bCs/>
              </w:rPr>
              <w:t># of the Deliverable(s) to be provided:</w:t>
            </w:r>
          </w:p>
        </w:tc>
        <w:tc>
          <w:tcPr>
            <w:tcW w:w="1819" w:type="dxa"/>
            <w:gridSpan w:val="3"/>
            <w:vAlign w:val="center"/>
          </w:tcPr>
          <w:p w14:paraId="4EC9BEA5" w14:textId="4AD72FCA" w:rsidR="52827552" w:rsidRDefault="52827552" w:rsidP="52827552">
            <w:pPr>
              <w:rPr>
                <w:sz w:val="24"/>
                <w:szCs w:val="24"/>
              </w:rPr>
            </w:pPr>
            <w:r w:rsidRPr="52827552">
              <w:rPr>
                <w:sz w:val="24"/>
                <w:szCs w:val="24"/>
              </w:rPr>
              <w:t>1</w:t>
            </w:r>
          </w:p>
        </w:tc>
        <w:tc>
          <w:tcPr>
            <w:tcW w:w="974" w:type="dxa"/>
            <w:gridSpan w:val="3"/>
            <w:vAlign w:val="center"/>
          </w:tcPr>
          <w:p w14:paraId="7FE502C9" w14:textId="77777777" w:rsidR="52827552" w:rsidRDefault="52827552"/>
        </w:tc>
      </w:tr>
    </w:tbl>
    <w:p w14:paraId="35E5AFB6" w14:textId="338D348D" w:rsidR="0019447E" w:rsidRDefault="0019447E" w:rsidP="52827552"/>
    <w:p w14:paraId="479298BB" w14:textId="77777777" w:rsidR="0019447E" w:rsidRDefault="0019447E" w:rsidP="0019447E"/>
    <w:p w14:paraId="7B580F94" w14:textId="4CC26EE9" w:rsidR="0019447E" w:rsidRDefault="0019447E" w:rsidP="52827552"/>
    <w:tbl>
      <w:tblPr>
        <w:tblW w:w="0" w:type="auto"/>
        <w:tblLayout w:type="fixed"/>
        <w:tblLook w:val="04A0" w:firstRow="1" w:lastRow="0" w:firstColumn="1" w:lastColumn="0" w:noHBand="0" w:noVBand="1"/>
      </w:tblPr>
      <w:tblGrid>
        <w:gridCol w:w="495"/>
        <w:gridCol w:w="2040"/>
        <w:gridCol w:w="345"/>
        <w:gridCol w:w="330"/>
        <w:gridCol w:w="236"/>
        <w:gridCol w:w="555"/>
        <w:gridCol w:w="1530"/>
        <w:gridCol w:w="240"/>
        <w:gridCol w:w="236"/>
        <w:gridCol w:w="236"/>
        <w:gridCol w:w="285"/>
        <w:gridCol w:w="510"/>
        <w:gridCol w:w="420"/>
        <w:gridCol w:w="375"/>
      </w:tblGrid>
      <w:tr w:rsidR="52827552" w14:paraId="48A7456C" w14:textId="77777777" w:rsidTr="52827552">
        <w:trPr>
          <w:gridAfter w:val="10"/>
          <w:wAfter w:w="412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3C7B798" w14:textId="5BD37EDD" w:rsidR="52827552" w:rsidRDefault="52827552" w:rsidP="52827552">
            <w:pPr>
              <w:jc w:val="center"/>
            </w:pPr>
            <w:r w:rsidRPr="52827552">
              <w:t>1</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90C7B04" w14:textId="2547BF76" w:rsidR="52827552" w:rsidRDefault="52827552" w:rsidP="52827552">
            <w:r w:rsidRPr="52827552">
              <w:rPr>
                <w:color w:val="000000" w:themeColor="text1"/>
              </w:rPr>
              <w:t xml:space="preserve">Task #:             </w:t>
            </w:r>
          </w:p>
        </w:tc>
        <w:tc>
          <w:tcPr>
            <w:tcW w:w="6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C86041" w14:textId="0310BAC3" w:rsidR="52827552" w:rsidRDefault="52827552" w:rsidP="52827552">
            <w:pPr>
              <w:jc w:val="center"/>
              <w:rPr>
                <w:sz w:val="24"/>
                <w:szCs w:val="24"/>
              </w:rPr>
            </w:pPr>
            <w:r w:rsidRPr="52827552">
              <w:rPr>
                <w:sz w:val="24"/>
                <w:szCs w:val="24"/>
              </w:rPr>
              <w:t>10</w:t>
            </w:r>
          </w:p>
        </w:tc>
      </w:tr>
      <w:tr w:rsidR="52827552" w14:paraId="2BE2F752" w14:textId="77777777" w:rsidTr="52827552">
        <w:trPr>
          <w:trHeight w:val="39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5DD545C" w14:textId="779815AF" w:rsidR="52827552" w:rsidRDefault="52827552" w:rsidP="52827552">
            <w:pPr>
              <w:jc w:val="center"/>
            </w:pPr>
            <w:r w:rsidRPr="52827552">
              <w:rPr>
                <w:color w:val="000000" w:themeColor="text1"/>
              </w:rPr>
              <w:t>2</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257A142" w14:textId="60AE2083" w:rsidR="52827552" w:rsidRDefault="52827552" w:rsidP="52827552">
            <w:r w:rsidRPr="52827552">
              <w:rPr>
                <w:color w:val="000000" w:themeColor="text1"/>
              </w:rPr>
              <w:t>Task name:</w:t>
            </w:r>
          </w:p>
        </w:tc>
        <w:tc>
          <w:tcPr>
            <w:tcW w:w="4800"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29597A" w14:textId="4E023560" w:rsidR="52827552" w:rsidRDefault="52827552" w:rsidP="52827552">
            <w:pPr>
              <w:rPr>
                <w:sz w:val="24"/>
                <w:szCs w:val="24"/>
              </w:rPr>
            </w:pPr>
            <w:r w:rsidRPr="52827552">
              <w:rPr>
                <w:sz w:val="24"/>
                <w:szCs w:val="24"/>
              </w:rPr>
              <w:t>Alpha testing</w:t>
            </w:r>
          </w:p>
        </w:tc>
      </w:tr>
      <w:tr w:rsidR="52827552" w14:paraId="70A3FA27" w14:textId="77777777" w:rsidTr="52827552">
        <w:trPr>
          <w:gridAfter w:val="1"/>
          <w:wAfter w:w="375" w:type="dxa"/>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0E490F9" w14:textId="2D6BDF4C" w:rsidR="52827552" w:rsidRDefault="52827552" w:rsidP="52827552">
            <w:pPr>
              <w:jc w:val="center"/>
            </w:pPr>
            <w:r w:rsidRPr="52827552">
              <w:rPr>
                <w:color w:val="000000" w:themeColor="text1"/>
              </w:rPr>
              <w:t>3</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C845285" w14:textId="5F08F42C" w:rsidR="52827552" w:rsidRDefault="52827552" w:rsidP="52827552">
            <w:r w:rsidRPr="52827552">
              <w:rPr>
                <w:color w:val="000000" w:themeColor="text1"/>
              </w:rPr>
              <w:t>Company taking part in task (mark with “x”)</w:t>
            </w:r>
          </w:p>
        </w:tc>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633953F" w14:textId="2B504622" w:rsidR="52827552" w:rsidRDefault="52827552" w:rsidP="52827552">
            <w:pPr>
              <w:tabs>
                <w:tab w:val="left" w:pos="678"/>
              </w:tabs>
              <w:jc w:val="center"/>
            </w:pPr>
            <w:r w:rsidRPr="52827552">
              <w:rPr>
                <w:color w:val="000000" w:themeColor="text1"/>
              </w:rPr>
              <w:t>IL:</w:t>
            </w:r>
          </w:p>
        </w:tc>
        <w:tc>
          <w:tcPr>
            <w:tcW w:w="330" w:type="dxa"/>
            <w:tcBorders>
              <w:top w:val="nil"/>
              <w:left w:val="single" w:sz="8" w:space="0" w:color="000000" w:themeColor="text1"/>
              <w:bottom w:val="single" w:sz="8" w:space="0" w:color="000000" w:themeColor="text1"/>
              <w:right w:val="single" w:sz="8" w:space="0" w:color="000000" w:themeColor="text1"/>
            </w:tcBorders>
            <w:vAlign w:val="center"/>
          </w:tcPr>
          <w:p w14:paraId="0162FAAC" w14:textId="53CA00DD" w:rsidR="52827552" w:rsidRDefault="52827552" w:rsidP="52827552">
            <w:pPr>
              <w:tabs>
                <w:tab w:val="left" w:pos="678"/>
              </w:tabs>
              <w:jc w:val="center"/>
            </w:pPr>
            <w:r w:rsidRPr="52827552">
              <w:t xml:space="preserve"> </w:t>
            </w:r>
          </w:p>
        </w:tc>
        <w:tc>
          <w:tcPr>
            <w:tcW w:w="2205" w:type="dxa"/>
            <w:gridSpan w:val="3"/>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E8C5A8C" w14:textId="164983B4" w:rsidR="52827552" w:rsidRDefault="52827552" w:rsidP="52827552">
            <w:pPr>
              <w:tabs>
                <w:tab w:val="left" w:pos="678"/>
              </w:tabs>
              <w:jc w:val="center"/>
            </w:pPr>
            <w:r w:rsidRPr="52827552">
              <w:rPr>
                <w:color w:val="000000" w:themeColor="text1"/>
              </w:rPr>
              <w:t>US:</w:t>
            </w:r>
          </w:p>
        </w:tc>
        <w:tc>
          <w:tcPr>
            <w:tcW w:w="330" w:type="dxa"/>
            <w:gridSpan w:val="3"/>
            <w:tcBorders>
              <w:top w:val="nil"/>
              <w:left w:val="nil"/>
              <w:bottom w:val="single" w:sz="8" w:space="0" w:color="000000" w:themeColor="text1"/>
              <w:right w:val="single" w:sz="8" w:space="0" w:color="000000" w:themeColor="text1"/>
            </w:tcBorders>
            <w:vAlign w:val="center"/>
          </w:tcPr>
          <w:p w14:paraId="71E90517" w14:textId="3B46404E" w:rsidR="52827552" w:rsidRDefault="52827552" w:rsidP="52827552">
            <w:pPr>
              <w:tabs>
                <w:tab w:val="left" w:pos="678"/>
              </w:tabs>
              <w:jc w:val="center"/>
            </w:pPr>
            <w:r w:rsidRPr="52827552">
              <w:t xml:space="preserve"> </w:t>
            </w:r>
          </w:p>
        </w:tc>
        <w:tc>
          <w:tcPr>
            <w:tcW w:w="795" w:type="dxa"/>
            <w:gridSpan w:val="2"/>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1769D926" w14:textId="2DA1BAD0" w:rsidR="52827552" w:rsidRDefault="52827552" w:rsidP="52827552">
            <w:pPr>
              <w:tabs>
                <w:tab w:val="left" w:pos="678"/>
              </w:tabs>
              <w:jc w:val="center"/>
            </w:pPr>
            <w:r w:rsidRPr="52827552">
              <w:rPr>
                <w:color w:val="000000" w:themeColor="text1"/>
              </w:rPr>
              <w:t>Both:</w:t>
            </w:r>
          </w:p>
        </w:tc>
        <w:tc>
          <w:tcPr>
            <w:tcW w:w="420" w:type="dxa"/>
            <w:tcBorders>
              <w:top w:val="nil"/>
              <w:left w:val="nil"/>
              <w:bottom w:val="single" w:sz="8" w:space="0" w:color="000000" w:themeColor="text1"/>
              <w:right w:val="single" w:sz="8" w:space="0" w:color="000000" w:themeColor="text1"/>
            </w:tcBorders>
            <w:vAlign w:val="center"/>
          </w:tcPr>
          <w:p w14:paraId="7CA5000D" w14:textId="2AD07CBC" w:rsidR="52827552" w:rsidRDefault="52827552" w:rsidP="52827552">
            <w:pPr>
              <w:tabs>
                <w:tab w:val="left" w:pos="678"/>
              </w:tabs>
              <w:jc w:val="center"/>
            </w:pPr>
            <w:r w:rsidRPr="52827552">
              <w:t>X</w:t>
            </w:r>
          </w:p>
        </w:tc>
      </w:tr>
      <w:tr w:rsidR="52827552" w14:paraId="26C708FB" w14:textId="77777777" w:rsidTr="52827552">
        <w:trPr>
          <w:gridAfter w:val="10"/>
          <w:wAfter w:w="412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3CDF96A" w14:textId="4D5AB57B" w:rsidR="52827552" w:rsidRDefault="52827552" w:rsidP="52827552">
            <w:pPr>
              <w:jc w:val="center"/>
            </w:pPr>
            <w:r w:rsidRPr="52827552">
              <w:rPr>
                <w:color w:val="000000" w:themeColor="text1"/>
              </w:rPr>
              <w:t>4</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6B42862" w14:textId="000C22C6" w:rsidR="52827552" w:rsidRDefault="52827552" w:rsidP="52827552">
            <w:r w:rsidRPr="52827552">
              <w:rPr>
                <w:color w:val="000000" w:themeColor="text1"/>
              </w:rPr>
              <w:t>Task duration (days):</w:t>
            </w:r>
          </w:p>
        </w:tc>
        <w:tc>
          <w:tcPr>
            <w:tcW w:w="6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C84195" w14:textId="07385BAB" w:rsidR="52827552" w:rsidRDefault="52827552" w:rsidP="52827552">
            <w:pPr>
              <w:jc w:val="center"/>
            </w:pPr>
            <w:r w:rsidRPr="52827552">
              <w:rPr>
                <w:b/>
                <w:bCs/>
              </w:rPr>
              <w:t xml:space="preserve"> </w:t>
            </w:r>
          </w:p>
        </w:tc>
      </w:tr>
      <w:tr w:rsidR="52827552" w14:paraId="086910BD" w14:textId="77777777" w:rsidTr="52827552">
        <w:trPr>
          <w:gridAfter w:val="6"/>
          <w:wAfter w:w="1680" w:type="dxa"/>
          <w:trHeight w:val="39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F3E1172" w14:textId="2F515284" w:rsidR="52827552" w:rsidRDefault="52827552" w:rsidP="52827552">
            <w:pPr>
              <w:jc w:val="center"/>
            </w:pPr>
            <w:r w:rsidRPr="52827552">
              <w:rPr>
                <w:color w:val="000000" w:themeColor="text1"/>
              </w:rPr>
              <w:t>5</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6E01B4D" w14:textId="3B91AB39" w:rsidR="52827552" w:rsidRDefault="52827552" w:rsidP="52827552">
            <w:r w:rsidRPr="52827552">
              <w:rPr>
                <w:color w:val="000000" w:themeColor="text1"/>
              </w:rPr>
              <w:t>Start date (DD/MM/YY):</w:t>
            </w:r>
          </w:p>
        </w:tc>
        <w:tc>
          <w:tcPr>
            <w:tcW w:w="13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1786C1F" w14:textId="030320D6" w:rsidR="52827552" w:rsidRDefault="52827552" w:rsidP="52827552">
            <w:pPr>
              <w:jc w:val="center"/>
            </w:pPr>
            <w:r w:rsidRPr="52827552">
              <w:t xml:space="preserve"> </w:t>
            </w:r>
          </w:p>
        </w:tc>
        <w:tc>
          <w:tcPr>
            <w:tcW w:w="1530" w:type="dxa"/>
            <w:tcBorders>
              <w:top w:val="single" w:sz="8" w:space="0" w:color="000000" w:themeColor="text1"/>
              <w:left w:val="nil"/>
              <w:bottom w:val="single" w:sz="8" w:space="0" w:color="000000" w:themeColor="text1"/>
              <w:right w:val="single" w:sz="8" w:space="0" w:color="000000" w:themeColor="text1"/>
            </w:tcBorders>
            <w:vAlign w:val="center"/>
          </w:tcPr>
          <w:p w14:paraId="74054BC9" w14:textId="459688A2" w:rsidR="52827552" w:rsidRDefault="52827552" w:rsidP="52827552">
            <w:pPr>
              <w:jc w:val="center"/>
            </w:pPr>
            <w:r w:rsidRPr="52827552">
              <w:t xml:space="preserve"> </w:t>
            </w:r>
          </w:p>
          <w:p w14:paraId="2F2A68CF" w14:textId="3D7757AF" w:rsidR="52827552" w:rsidRDefault="52827552" w:rsidP="52827552">
            <w:r w:rsidRPr="52827552">
              <w:t>End date (DD/MM/YY):</w:t>
            </w:r>
          </w:p>
        </w:tc>
        <w:tc>
          <w:tcPr>
            <w:tcW w:w="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A07C5" w14:textId="468BBCFA" w:rsidR="52827552" w:rsidRDefault="52827552">
            <w:r w:rsidRPr="52827552">
              <w:t xml:space="preserve"> </w:t>
            </w:r>
          </w:p>
        </w:tc>
      </w:tr>
      <w:tr w:rsidR="52827552" w14:paraId="0C214E36"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61C771E" w14:textId="6263702E" w:rsidR="52827552" w:rsidRDefault="52827552" w:rsidP="52827552">
            <w:pPr>
              <w:jc w:val="center"/>
            </w:pPr>
            <w:r w:rsidRPr="52827552">
              <w:rPr>
                <w:color w:val="000000" w:themeColor="text1"/>
              </w:rPr>
              <w:t>6</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9F96AC6" w14:textId="3A516A8B" w:rsidR="52827552" w:rsidRDefault="52827552" w:rsidP="52827552">
            <w:r w:rsidRPr="52827552">
              <w:rPr>
                <w:color w:val="000000" w:themeColor="text1"/>
              </w:rPr>
              <w:t>Company name:</w:t>
            </w:r>
          </w:p>
        </w:tc>
        <w:tc>
          <w:tcPr>
            <w:tcW w:w="318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D6F495" w14:textId="1651EF5C" w:rsidR="52827552" w:rsidRDefault="52827552" w:rsidP="52827552">
            <w:pPr>
              <w:jc w:val="center"/>
            </w:pPr>
            <w:r w:rsidRPr="52827552">
              <w:rPr>
                <w:b/>
                <w:bCs/>
              </w:rPr>
              <w:t>[IL]</w:t>
            </w:r>
          </w:p>
        </w:tc>
        <w:tc>
          <w:tcPr>
            <w:tcW w:w="825"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0489CADE" w14:textId="56EAD436" w:rsidR="52827552" w:rsidRDefault="52827552" w:rsidP="52827552">
            <w:pPr>
              <w:jc w:val="center"/>
            </w:pPr>
            <w:r w:rsidRPr="52827552">
              <w:rPr>
                <w:b/>
                <w:bCs/>
                <w:color w:val="000000" w:themeColor="text1"/>
              </w:rPr>
              <w:t>Total</w:t>
            </w:r>
          </w:p>
          <w:p w14:paraId="663F912C" w14:textId="02202D9F" w:rsidR="52827552" w:rsidRDefault="52827552" w:rsidP="52827552">
            <w:pPr>
              <w:jc w:val="center"/>
            </w:pPr>
            <w:r w:rsidRPr="52827552">
              <w:rPr>
                <w:b/>
                <w:bCs/>
                <w:color w:val="000000" w:themeColor="text1"/>
              </w:rPr>
              <w:t>[US]</w:t>
            </w:r>
          </w:p>
        </w:tc>
        <w:tc>
          <w:tcPr>
            <w:tcW w:w="420" w:type="dxa"/>
            <w:tcBorders>
              <w:top w:val="single" w:sz="8" w:space="0" w:color="000000" w:themeColor="text1"/>
              <w:left w:val="nil"/>
              <w:bottom w:val="single" w:sz="8" w:space="0" w:color="000000" w:themeColor="text1"/>
              <w:right w:val="single" w:sz="8" w:space="0" w:color="000000" w:themeColor="text1"/>
            </w:tcBorders>
          </w:tcPr>
          <w:p w14:paraId="57F2ED6B" w14:textId="7BD2063F" w:rsidR="52827552" w:rsidRDefault="52827552">
            <w:r w:rsidRPr="52827552">
              <w:t xml:space="preserve"> </w:t>
            </w:r>
          </w:p>
        </w:tc>
      </w:tr>
      <w:tr w:rsidR="52827552" w14:paraId="3145142D"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38FCEF5" w14:textId="79D2ACC3" w:rsidR="52827552" w:rsidRDefault="52827552" w:rsidP="52827552">
            <w:pPr>
              <w:jc w:val="center"/>
            </w:pPr>
            <w:r w:rsidRPr="52827552">
              <w:rPr>
                <w:color w:val="000000" w:themeColor="text1"/>
              </w:rPr>
              <w:t>7</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F014D90" w14:textId="740B5B16" w:rsidR="52827552" w:rsidRDefault="52827552" w:rsidP="52827552">
            <w:r w:rsidRPr="52827552">
              <w:rPr>
                <w:color w:val="000000" w:themeColor="text1"/>
              </w:rPr>
              <w:t>Task budget (K$):</w:t>
            </w:r>
          </w:p>
        </w:tc>
        <w:tc>
          <w:tcPr>
            <w:tcW w:w="318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090C7E" w14:textId="30E6F8A0" w:rsidR="52827552" w:rsidRDefault="52827552" w:rsidP="52827552">
            <w:pPr>
              <w:jc w:val="center"/>
            </w:pPr>
            <w:r w:rsidRPr="52827552">
              <w:t xml:space="preserve"> </w:t>
            </w:r>
          </w:p>
        </w:tc>
        <w:tc>
          <w:tcPr>
            <w:tcW w:w="82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48976C93" w14:textId="2BF9121B" w:rsidR="52827552" w:rsidRDefault="52827552" w:rsidP="52827552">
            <w:pPr>
              <w:jc w:val="center"/>
            </w:pPr>
            <w:r w:rsidRPr="52827552">
              <w:t xml:space="preserve"> </w:t>
            </w:r>
          </w:p>
          <w:p w14:paraId="4B1FCA3E" w14:textId="4D6DFE62" w:rsidR="52827552" w:rsidRDefault="52827552" w:rsidP="52827552">
            <w:pPr>
              <w:jc w:val="center"/>
            </w:pPr>
            <w:r w:rsidRPr="52827552">
              <w:t xml:space="preserve"> </w:t>
            </w:r>
          </w:p>
        </w:tc>
        <w:tc>
          <w:tcPr>
            <w:tcW w:w="420" w:type="dxa"/>
            <w:tcBorders>
              <w:top w:val="single" w:sz="8" w:space="0" w:color="000000" w:themeColor="text1"/>
              <w:left w:val="nil"/>
              <w:bottom w:val="single" w:sz="8" w:space="0" w:color="000000" w:themeColor="text1"/>
              <w:right w:val="single" w:sz="8" w:space="0" w:color="000000" w:themeColor="text1"/>
            </w:tcBorders>
          </w:tcPr>
          <w:p w14:paraId="67417A19" w14:textId="2883F1E9" w:rsidR="52827552" w:rsidRDefault="52827552">
            <w:r w:rsidRPr="52827552">
              <w:t xml:space="preserve"> </w:t>
            </w:r>
          </w:p>
        </w:tc>
      </w:tr>
      <w:tr w:rsidR="52827552" w14:paraId="3321A81D"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4F40666" w14:textId="44D3DF99" w:rsidR="52827552" w:rsidRDefault="52827552" w:rsidP="52827552">
            <w:pPr>
              <w:jc w:val="center"/>
            </w:pPr>
            <w:r w:rsidRPr="52827552">
              <w:rPr>
                <w:color w:val="000000" w:themeColor="text1"/>
              </w:rPr>
              <w:t>8</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81D1499" w14:textId="1107D315" w:rsidR="52827552" w:rsidRDefault="52827552" w:rsidP="52827552">
            <w:r w:rsidRPr="52827552">
              <w:rPr>
                <w:color w:val="000000" w:themeColor="text1"/>
              </w:rPr>
              <w:t>Task budget (% of total):</w:t>
            </w:r>
          </w:p>
        </w:tc>
        <w:tc>
          <w:tcPr>
            <w:tcW w:w="318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E96DE8" w14:textId="0530110D" w:rsidR="52827552" w:rsidRDefault="52827552" w:rsidP="52827552">
            <w:pPr>
              <w:jc w:val="center"/>
            </w:pPr>
            <w:r w:rsidRPr="52827552">
              <w:t>%</w:t>
            </w:r>
          </w:p>
        </w:tc>
        <w:tc>
          <w:tcPr>
            <w:tcW w:w="825"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3C733A60" w14:textId="49E7F665" w:rsidR="52827552" w:rsidRDefault="52827552" w:rsidP="52827552">
            <w:pPr>
              <w:jc w:val="center"/>
            </w:pPr>
            <w:r w:rsidRPr="52827552">
              <w:rPr>
                <w:color w:val="000000" w:themeColor="text1"/>
              </w:rPr>
              <w:t>100%</w:t>
            </w:r>
          </w:p>
          <w:p w14:paraId="76DB8E26" w14:textId="082CE89C" w:rsidR="52827552" w:rsidRDefault="52827552" w:rsidP="52827552">
            <w:pPr>
              <w:jc w:val="center"/>
            </w:pPr>
            <w:r w:rsidRPr="52827552">
              <w:rPr>
                <w:color w:val="000000" w:themeColor="text1"/>
              </w:rPr>
              <w:t>%</w:t>
            </w:r>
          </w:p>
        </w:tc>
        <w:tc>
          <w:tcPr>
            <w:tcW w:w="420" w:type="dxa"/>
            <w:tcBorders>
              <w:top w:val="single" w:sz="8" w:space="0" w:color="000000" w:themeColor="text1"/>
              <w:left w:val="nil"/>
              <w:bottom w:val="single" w:sz="8" w:space="0" w:color="000000" w:themeColor="text1"/>
              <w:right w:val="single" w:sz="8" w:space="0" w:color="000000" w:themeColor="text1"/>
            </w:tcBorders>
          </w:tcPr>
          <w:p w14:paraId="724F4999" w14:textId="140576C4" w:rsidR="52827552" w:rsidRDefault="52827552">
            <w:r w:rsidRPr="52827552">
              <w:t xml:space="preserve"> </w:t>
            </w:r>
          </w:p>
        </w:tc>
      </w:tr>
      <w:tr w:rsidR="52827552" w14:paraId="5FAAB1BB" w14:textId="77777777" w:rsidTr="52827552">
        <w:trPr>
          <w:trHeight w:val="55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9500072" w14:textId="1244508E" w:rsidR="52827552" w:rsidRDefault="52827552" w:rsidP="52827552">
            <w:pPr>
              <w:jc w:val="center"/>
            </w:pPr>
            <w:r w:rsidRPr="52827552">
              <w:rPr>
                <w:color w:val="000000" w:themeColor="text1"/>
              </w:rPr>
              <w:t>9</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92C70E9" w14:textId="619AC638" w:rsidR="52827552" w:rsidRDefault="52827552" w:rsidP="52827552">
            <w:r w:rsidRPr="52827552">
              <w:rPr>
                <w:b/>
                <w:bCs/>
                <w:color w:val="000000" w:themeColor="text1"/>
              </w:rPr>
              <w:t>Objective of task:</w:t>
            </w:r>
          </w:p>
        </w:tc>
        <w:tc>
          <w:tcPr>
            <w:tcW w:w="4800"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ACEBA3E" w14:textId="34D716BB" w:rsidR="52827552" w:rsidRDefault="52827552" w:rsidP="52827552">
            <w:pPr>
              <w:rPr>
                <w:sz w:val="24"/>
                <w:szCs w:val="24"/>
              </w:rPr>
            </w:pPr>
            <w:r w:rsidRPr="52827552">
              <w:rPr>
                <w:sz w:val="24"/>
                <w:szCs w:val="24"/>
              </w:rPr>
              <w:t>Test that the whole system is working as specified in the SRS</w:t>
            </w:r>
          </w:p>
        </w:tc>
      </w:tr>
      <w:tr w:rsidR="52827552" w14:paraId="27A60497" w14:textId="77777777" w:rsidTr="52827552">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1527AEA" w14:textId="50EE8119" w:rsidR="52827552" w:rsidRDefault="52827552" w:rsidP="52827552">
            <w:pPr>
              <w:jc w:val="center"/>
            </w:pPr>
            <w:r w:rsidRPr="52827552">
              <w:rPr>
                <w:color w:val="000000" w:themeColor="text1"/>
              </w:rPr>
              <w:t>10</w:t>
            </w:r>
          </w:p>
        </w:tc>
        <w:tc>
          <w:tcPr>
            <w:tcW w:w="6840" w:type="dxa"/>
            <w:gridSpan w:val="1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420ED3F" w14:textId="4C45F647" w:rsidR="52827552" w:rsidRDefault="52827552" w:rsidP="52827552">
            <w:pPr>
              <w:jc w:val="center"/>
            </w:pPr>
            <w:r w:rsidRPr="52827552">
              <w:rPr>
                <w:b/>
                <w:bCs/>
                <w:color w:val="000000" w:themeColor="text1"/>
              </w:rPr>
              <w:t>Task Description</w:t>
            </w:r>
            <w:r w:rsidRPr="52827552">
              <w:rPr>
                <w:color w:val="000000" w:themeColor="text1"/>
              </w:rPr>
              <w:t xml:space="preserve"> </w:t>
            </w:r>
          </w:p>
        </w:tc>
      </w:tr>
      <w:tr w:rsidR="52827552" w14:paraId="06FBE6FE" w14:textId="77777777" w:rsidTr="52827552">
        <w:trPr>
          <w:trHeight w:val="855"/>
        </w:trPr>
        <w:tc>
          <w:tcPr>
            <w:tcW w:w="7335" w:type="dxa"/>
            <w:gridSpan w:val="1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8D1F13" w14:textId="1CDC0E25" w:rsidR="52827552" w:rsidRDefault="52827552" w:rsidP="52827552">
            <w:pPr>
              <w:rPr>
                <w:sz w:val="24"/>
                <w:szCs w:val="24"/>
              </w:rPr>
            </w:pPr>
            <w:r w:rsidRPr="52827552">
              <w:rPr>
                <w:sz w:val="24"/>
                <w:szCs w:val="24"/>
              </w:rPr>
              <w:lastRenderedPageBreak/>
              <w:t>Running the tests specified in the STD and fixing any bugs found. At the end of this phase will be detailed in Software Testing Report (STR). Making sure the system is ready for Beta site.</w:t>
            </w:r>
          </w:p>
        </w:tc>
      </w:tr>
      <w:tr w:rsidR="52827552" w14:paraId="6CC27B9B" w14:textId="77777777" w:rsidTr="52827552">
        <w:trPr>
          <w:gridAfter w:val="3"/>
          <w:wAfter w:w="1305" w:type="dxa"/>
          <w:trHeight w:val="45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334FB2A" w14:textId="0DDD4B25" w:rsidR="52827552" w:rsidRDefault="52827552" w:rsidP="52827552">
            <w:pPr>
              <w:jc w:val="center"/>
            </w:pPr>
            <w:r w:rsidRPr="52827552">
              <w:rPr>
                <w:color w:val="000000" w:themeColor="text1"/>
              </w:rPr>
              <w:t>11</w:t>
            </w:r>
          </w:p>
        </w:tc>
        <w:tc>
          <w:tcPr>
            <w:tcW w:w="2835" w:type="dxa"/>
            <w:gridSpan w:val="4"/>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11BFA57" w14:textId="570E7D29" w:rsidR="52827552" w:rsidRDefault="52827552" w:rsidP="52827552">
            <w:r w:rsidRPr="52827552">
              <w:rPr>
                <w:b/>
                <w:bCs/>
                <w:color w:val="000000" w:themeColor="text1"/>
              </w:rPr>
              <w:t># of the Milestone(s) to be reached:</w:t>
            </w:r>
          </w:p>
        </w:tc>
        <w:tc>
          <w:tcPr>
            <w:tcW w:w="2325" w:type="dxa"/>
            <w:gridSpan w:val="3"/>
            <w:tcBorders>
              <w:top w:val="nil"/>
              <w:left w:val="nil"/>
              <w:bottom w:val="single" w:sz="8" w:space="0" w:color="000000" w:themeColor="text1"/>
              <w:right w:val="single" w:sz="8" w:space="0" w:color="000000" w:themeColor="text1"/>
            </w:tcBorders>
            <w:vAlign w:val="center"/>
          </w:tcPr>
          <w:p w14:paraId="0D3C65E8" w14:textId="703F6689" w:rsidR="52827552" w:rsidRDefault="52827552" w:rsidP="52827552">
            <w:r w:rsidRPr="52827552">
              <w:t>5</w:t>
            </w:r>
          </w:p>
        </w:tc>
        <w:tc>
          <w:tcPr>
            <w:tcW w:w="375" w:type="dxa"/>
            <w:gridSpan w:val="3"/>
            <w:tcBorders>
              <w:top w:val="nil"/>
              <w:left w:val="nil"/>
              <w:bottom w:val="single" w:sz="8" w:space="0" w:color="000000" w:themeColor="text1"/>
              <w:right w:val="single" w:sz="8" w:space="0" w:color="000000" w:themeColor="text1"/>
            </w:tcBorders>
            <w:vAlign w:val="center"/>
          </w:tcPr>
          <w:p w14:paraId="3C3254B5" w14:textId="68DE238E" w:rsidR="52827552" w:rsidRDefault="52827552" w:rsidP="52827552">
            <w:r w:rsidRPr="52827552">
              <w:t xml:space="preserve"> </w:t>
            </w:r>
          </w:p>
        </w:tc>
      </w:tr>
      <w:tr w:rsidR="52827552" w14:paraId="059859E0" w14:textId="77777777" w:rsidTr="52827552">
        <w:trPr>
          <w:gridAfter w:val="3"/>
          <w:wAfter w:w="1305" w:type="dxa"/>
          <w:trHeight w:val="45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36E3A8C" w14:textId="582439CD" w:rsidR="52827552" w:rsidRDefault="52827552" w:rsidP="52827552">
            <w:pPr>
              <w:jc w:val="center"/>
            </w:pPr>
            <w:r w:rsidRPr="52827552">
              <w:rPr>
                <w:color w:val="000000" w:themeColor="text1"/>
              </w:rPr>
              <w:t>12</w:t>
            </w:r>
          </w:p>
        </w:tc>
        <w:tc>
          <w:tcPr>
            <w:tcW w:w="2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F536783" w14:textId="4E52D746" w:rsidR="52827552" w:rsidRDefault="52827552" w:rsidP="52827552">
            <w:r w:rsidRPr="52827552">
              <w:rPr>
                <w:b/>
                <w:bCs/>
                <w:color w:val="000000" w:themeColor="text1"/>
              </w:rPr>
              <w:t># of the Deliverable(s) to be provided:</w:t>
            </w:r>
          </w:p>
        </w:tc>
        <w:tc>
          <w:tcPr>
            <w:tcW w:w="232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21547B20" w14:textId="06E65763" w:rsidR="52827552" w:rsidRDefault="52827552" w:rsidP="52827552">
            <w:r w:rsidRPr="52827552">
              <w:t>2</w:t>
            </w:r>
          </w:p>
        </w:tc>
        <w:tc>
          <w:tcPr>
            <w:tcW w:w="37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16663826" w14:textId="65C83DF1" w:rsidR="52827552" w:rsidRDefault="52827552" w:rsidP="52827552">
            <w:r w:rsidRPr="52827552">
              <w:t xml:space="preserve"> </w:t>
            </w:r>
          </w:p>
        </w:tc>
      </w:tr>
      <w:tr w:rsidR="52827552" w14:paraId="7249DF36" w14:textId="77777777" w:rsidTr="52827552">
        <w:tc>
          <w:tcPr>
            <w:tcW w:w="495" w:type="dxa"/>
            <w:tcBorders>
              <w:top w:val="single" w:sz="8" w:space="0" w:color="000000" w:themeColor="text1"/>
              <w:left w:val="nil"/>
              <w:bottom w:val="nil"/>
              <w:right w:val="nil"/>
            </w:tcBorders>
            <w:vAlign w:val="center"/>
          </w:tcPr>
          <w:p w14:paraId="4CCC8C81" w14:textId="2B5EA79E" w:rsidR="52827552" w:rsidRDefault="52827552"/>
        </w:tc>
        <w:tc>
          <w:tcPr>
            <w:tcW w:w="2040" w:type="dxa"/>
            <w:tcBorders>
              <w:top w:val="single" w:sz="8" w:space="0" w:color="000000" w:themeColor="text1"/>
              <w:left w:val="nil"/>
              <w:bottom w:val="nil"/>
              <w:right w:val="nil"/>
            </w:tcBorders>
            <w:vAlign w:val="center"/>
          </w:tcPr>
          <w:p w14:paraId="6A6C71BC" w14:textId="74CB8003" w:rsidR="52827552" w:rsidRDefault="52827552"/>
        </w:tc>
        <w:tc>
          <w:tcPr>
            <w:tcW w:w="345" w:type="dxa"/>
            <w:tcBorders>
              <w:top w:val="nil"/>
              <w:left w:val="nil"/>
              <w:bottom w:val="nil"/>
              <w:right w:val="nil"/>
            </w:tcBorders>
            <w:vAlign w:val="center"/>
          </w:tcPr>
          <w:p w14:paraId="01CDD346" w14:textId="2DF3F9F8" w:rsidR="52827552" w:rsidRDefault="52827552"/>
        </w:tc>
        <w:tc>
          <w:tcPr>
            <w:tcW w:w="330" w:type="dxa"/>
            <w:tcBorders>
              <w:top w:val="nil"/>
              <w:left w:val="nil"/>
              <w:bottom w:val="nil"/>
              <w:right w:val="nil"/>
            </w:tcBorders>
            <w:vAlign w:val="center"/>
          </w:tcPr>
          <w:p w14:paraId="71DA039E" w14:textId="2876A395" w:rsidR="52827552" w:rsidRDefault="52827552"/>
        </w:tc>
        <w:tc>
          <w:tcPr>
            <w:tcW w:w="120" w:type="dxa"/>
            <w:tcBorders>
              <w:top w:val="nil"/>
              <w:left w:val="nil"/>
              <w:bottom w:val="nil"/>
              <w:right w:val="nil"/>
            </w:tcBorders>
            <w:vAlign w:val="center"/>
          </w:tcPr>
          <w:p w14:paraId="070788F3" w14:textId="160E498F" w:rsidR="52827552" w:rsidRDefault="52827552"/>
        </w:tc>
        <w:tc>
          <w:tcPr>
            <w:tcW w:w="555" w:type="dxa"/>
            <w:tcBorders>
              <w:top w:val="single" w:sz="8" w:space="0" w:color="000000" w:themeColor="text1"/>
              <w:left w:val="nil"/>
              <w:bottom w:val="nil"/>
              <w:right w:val="nil"/>
            </w:tcBorders>
            <w:vAlign w:val="center"/>
          </w:tcPr>
          <w:p w14:paraId="44483099" w14:textId="3F9561CC" w:rsidR="52827552" w:rsidRDefault="52827552"/>
        </w:tc>
        <w:tc>
          <w:tcPr>
            <w:tcW w:w="1530" w:type="dxa"/>
            <w:tcBorders>
              <w:top w:val="nil"/>
              <w:left w:val="nil"/>
              <w:bottom w:val="nil"/>
              <w:right w:val="nil"/>
            </w:tcBorders>
            <w:vAlign w:val="center"/>
          </w:tcPr>
          <w:p w14:paraId="6392952E" w14:textId="1E55A66F" w:rsidR="52827552" w:rsidRDefault="52827552"/>
        </w:tc>
        <w:tc>
          <w:tcPr>
            <w:tcW w:w="240" w:type="dxa"/>
            <w:tcBorders>
              <w:top w:val="nil"/>
              <w:left w:val="nil"/>
              <w:bottom w:val="nil"/>
              <w:right w:val="nil"/>
            </w:tcBorders>
            <w:vAlign w:val="center"/>
          </w:tcPr>
          <w:p w14:paraId="1334D927" w14:textId="2542F365" w:rsidR="52827552" w:rsidRDefault="52827552"/>
        </w:tc>
        <w:tc>
          <w:tcPr>
            <w:tcW w:w="60" w:type="dxa"/>
            <w:tcBorders>
              <w:top w:val="single" w:sz="8" w:space="0" w:color="000000" w:themeColor="text1"/>
              <w:left w:val="nil"/>
              <w:bottom w:val="nil"/>
              <w:right w:val="nil"/>
            </w:tcBorders>
            <w:vAlign w:val="center"/>
          </w:tcPr>
          <w:p w14:paraId="0222602C" w14:textId="0B976377" w:rsidR="52827552" w:rsidRDefault="52827552"/>
        </w:tc>
        <w:tc>
          <w:tcPr>
            <w:tcW w:w="30" w:type="dxa"/>
            <w:tcBorders>
              <w:top w:val="nil"/>
              <w:left w:val="nil"/>
              <w:bottom w:val="nil"/>
              <w:right w:val="nil"/>
            </w:tcBorders>
            <w:vAlign w:val="center"/>
          </w:tcPr>
          <w:p w14:paraId="1A1E4407" w14:textId="3832E360" w:rsidR="52827552" w:rsidRDefault="52827552"/>
        </w:tc>
        <w:tc>
          <w:tcPr>
            <w:tcW w:w="285" w:type="dxa"/>
            <w:tcBorders>
              <w:top w:val="nil"/>
              <w:left w:val="nil"/>
              <w:bottom w:val="nil"/>
              <w:right w:val="nil"/>
            </w:tcBorders>
            <w:vAlign w:val="center"/>
          </w:tcPr>
          <w:p w14:paraId="5D3C068B" w14:textId="252134B1" w:rsidR="52827552" w:rsidRDefault="52827552"/>
        </w:tc>
        <w:tc>
          <w:tcPr>
            <w:tcW w:w="510" w:type="dxa"/>
            <w:tcBorders>
              <w:top w:val="nil"/>
              <w:left w:val="nil"/>
              <w:bottom w:val="nil"/>
              <w:right w:val="nil"/>
            </w:tcBorders>
            <w:vAlign w:val="center"/>
          </w:tcPr>
          <w:p w14:paraId="27666E6E" w14:textId="5D6C739D" w:rsidR="52827552" w:rsidRDefault="52827552"/>
        </w:tc>
        <w:tc>
          <w:tcPr>
            <w:tcW w:w="420" w:type="dxa"/>
            <w:tcBorders>
              <w:top w:val="nil"/>
              <w:left w:val="nil"/>
              <w:bottom w:val="nil"/>
              <w:right w:val="nil"/>
            </w:tcBorders>
            <w:vAlign w:val="center"/>
          </w:tcPr>
          <w:p w14:paraId="5A4F65D5" w14:textId="223BA32B" w:rsidR="52827552" w:rsidRDefault="52827552"/>
        </w:tc>
        <w:tc>
          <w:tcPr>
            <w:tcW w:w="375" w:type="dxa"/>
            <w:tcBorders>
              <w:top w:val="nil"/>
              <w:left w:val="nil"/>
              <w:bottom w:val="nil"/>
              <w:right w:val="nil"/>
            </w:tcBorders>
            <w:vAlign w:val="center"/>
          </w:tcPr>
          <w:p w14:paraId="53320B87" w14:textId="434F0444" w:rsidR="52827552" w:rsidRDefault="52827552"/>
        </w:tc>
      </w:tr>
    </w:tbl>
    <w:p w14:paraId="50B3D8CD" w14:textId="734DB7A1" w:rsidR="0019447E" w:rsidRDefault="52827552" w:rsidP="52827552">
      <w:r w:rsidRPr="52827552">
        <w:t xml:space="preserve"> </w:t>
      </w:r>
    </w:p>
    <w:tbl>
      <w:tblPr>
        <w:tblW w:w="0" w:type="auto"/>
        <w:tblLayout w:type="fixed"/>
        <w:tblLook w:val="04A0" w:firstRow="1" w:lastRow="0" w:firstColumn="1" w:lastColumn="0" w:noHBand="0" w:noVBand="1"/>
      </w:tblPr>
      <w:tblGrid>
        <w:gridCol w:w="495"/>
        <w:gridCol w:w="1890"/>
        <w:gridCol w:w="495"/>
        <w:gridCol w:w="330"/>
        <w:gridCol w:w="236"/>
        <w:gridCol w:w="555"/>
        <w:gridCol w:w="1530"/>
        <w:gridCol w:w="240"/>
        <w:gridCol w:w="236"/>
        <w:gridCol w:w="236"/>
        <w:gridCol w:w="285"/>
        <w:gridCol w:w="510"/>
        <w:gridCol w:w="420"/>
        <w:gridCol w:w="375"/>
      </w:tblGrid>
      <w:tr w:rsidR="52827552" w14:paraId="26BD77BE" w14:textId="77777777" w:rsidTr="52827552">
        <w:trPr>
          <w:gridAfter w:val="10"/>
          <w:wAfter w:w="412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82C0A60" w14:textId="24BC79EF" w:rsidR="52827552" w:rsidRDefault="52827552" w:rsidP="52827552">
            <w:pPr>
              <w:jc w:val="center"/>
            </w:pPr>
            <w:r w:rsidRPr="52827552">
              <w:t>1</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58C3E91" w14:textId="5AE3C6A4" w:rsidR="52827552" w:rsidRDefault="52827552" w:rsidP="52827552">
            <w:r w:rsidRPr="52827552">
              <w:rPr>
                <w:color w:val="000000" w:themeColor="text1"/>
              </w:rPr>
              <w:t xml:space="preserve">Task #:             </w:t>
            </w:r>
          </w:p>
        </w:tc>
        <w:tc>
          <w:tcPr>
            <w:tcW w:w="82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59125B" w14:textId="1A824D00" w:rsidR="52827552" w:rsidRDefault="52827552" w:rsidP="52827552">
            <w:pPr>
              <w:jc w:val="center"/>
            </w:pPr>
            <w:r w:rsidRPr="52827552">
              <w:t>11</w:t>
            </w:r>
          </w:p>
        </w:tc>
      </w:tr>
      <w:tr w:rsidR="52827552" w14:paraId="526EC90F" w14:textId="77777777" w:rsidTr="52827552">
        <w:trPr>
          <w:trHeight w:val="39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735A323" w14:textId="113C0742" w:rsidR="52827552" w:rsidRDefault="52827552" w:rsidP="52827552">
            <w:pPr>
              <w:jc w:val="center"/>
            </w:pPr>
            <w:r w:rsidRPr="52827552">
              <w:rPr>
                <w:color w:val="000000" w:themeColor="text1"/>
              </w:rPr>
              <w:t>2</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9883A1C" w14:textId="7095FE17" w:rsidR="52827552" w:rsidRDefault="52827552" w:rsidP="52827552">
            <w:r w:rsidRPr="52827552">
              <w:rPr>
                <w:color w:val="000000" w:themeColor="text1"/>
              </w:rPr>
              <w:t>Task name:</w:t>
            </w:r>
          </w:p>
        </w:tc>
        <w:tc>
          <w:tcPr>
            <w:tcW w:w="4950"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98D233" w14:textId="295859A8" w:rsidR="52827552" w:rsidRDefault="52827552" w:rsidP="52827552">
            <w:pPr>
              <w:rPr>
                <w:sz w:val="24"/>
                <w:szCs w:val="24"/>
              </w:rPr>
            </w:pPr>
            <w:r w:rsidRPr="52827552">
              <w:rPr>
                <w:sz w:val="24"/>
                <w:szCs w:val="24"/>
              </w:rPr>
              <w:t>Beta site</w:t>
            </w:r>
          </w:p>
        </w:tc>
      </w:tr>
      <w:tr w:rsidR="52827552" w14:paraId="63FE3A2E" w14:textId="77777777" w:rsidTr="52827552">
        <w:trPr>
          <w:gridAfter w:val="1"/>
          <w:wAfter w:w="375" w:type="dxa"/>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7ECE750A" w14:textId="3E426B83" w:rsidR="52827552" w:rsidRDefault="52827552" w:rsidP="52827552">
            <w:pPr>
              <w:jc w:val="center"/>
            </w:pPr>
            <w:r w:rsidRPr="52827552">
              <w:rPr>
                <w:color w:val="000000" w:themeColor="text1"/>
              </w:rPr>
              <w:t>3</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5C2DBD1C" w14:textId="1FD0BE5B" w:rsidR="52827552" w:rsidRDefault="52827552" w:rsidP="52827552">
            <w:r w:rsidRPr="52827552">
              <w:rPr>
                <w:color w:val="000000" w:themeColor="text1"/>
              </w:rPr>
              <w:t>Company taking part in task (mark with “x”)</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B894856" w14:textId="3CFB2C8A" w:rsidR="52827552" w:rsidRDefault="52827552" w:rsidP="52827552">
            <w:pPr>
              <w:tabs>
                <w:tab w:val="left" w:pos="678"/>
              </w:tabs>
              <w:jc w:val="center"/>
            </w:pPr>
            <w:r w:rsidRPr="52827552">
              <w:rPr>
                <w:color w:val="000000" w:themeColor="text1"/>
              </w:rPr>
              <w:t>IL:</w:t>
            </w:r>
          </w:p>
        </w:tc>
        <w:tc>
          <w:tcPr>
            <w:tcW w:w="330" w:type="dxa"/>
            <w:tcBorders>
              <w:top w:val="nil"/>
              <w:left w:val="single" w:sz="8" w:space="0" w:color="000000" w:themeColor="text1"/>
              <w:bottom w:val="single" w:sz="8" w:space="0" w:color="000000" w:themeColor="text1"/>
              <w:right w:val="single" w:sz="8" w:space="0" w:color="000000" w:themeColor="text1"/>
            </w:tcBorders>
            <w:vAlign w:val="center"/>
          </w:tcPr>
          <w:p w14:paraId="15145F90" w14:textId="2FB86C3B" w:rsidR="52827552" w:rsidRDefault="52827552" w:rsidP="52827552">
            <w:pPr>
              <w:tabs>
                <w:tab w:val="left" w:pos="678"/>
              </w:tabs>
              <w:jc w:val="center"/>
            </w:pPr>
            <w:r w:rsidRPr="52827552">
              <w:t xml:space="preserve"> </w:t>
            </w:r>
          </w:p>
        </w:tc>
        <w:tc>
          <w:tcPr>
            <w:tcW w:w="2205" w:type="dxa"/>
            <w:gridSpan w:val="3"/>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77219D7" w14:textId="06EE363F" w:rsidR="52827552" w:rsidRDefault="52827552" w:rsidP="52827552">
            <w:pPr>
              <w:tabs>
                <w:tab w:val="left" w:pos="678"/>
              </w:tabs>
              <w:jc w:val="center"/>
            </w:pPr>
            <w:r w:rsidRPr="52827552">
              <w:rPr>
                <w:color w:val="000000" w:themeColor="text1"/>
              </w:rPr>
              <w:t>US:</w:t>
            </w:r>
          </w:p>
        </w:tc>
        <w:tc>
          <w:tcPr>
            <w:tcW w:w="330" w:type="dxa"/>
            <w:gridSpan w:val="3"/>
            <w:tcBorders>
              <w:top w:val="nil"/>
              <w:left w:val="nil"/>
              <w:bottom w:val="single" w:sz="8" w:space="0" w:color="000000" w:themeColor="text1"/>
              <w:right w:val="single" w:sz="8" w:space="0" w:color="000000" w:themeColor="text1"/>
            </w:tcBorders>
            <w:vAlign w:val="center"/>
          </w:tcPr>
          <w:p w14:paraId="7A67320F" w14:textId="7B0F1EDA" w:rsidR="52827552" w:rsidRDefault="52827552" w:rsidP="52827552">
            <w:pPr>
              <w:tabs>
                <w:tab w:val="left" w:pos="678"/>
              </w:tabs>
              <w:jc w:val="center"/>
            </w:pPr>
            <w:r w:rsidRPr="52827552">
              <w:t xml:space="preserve"> </w:t>
            </w:r>
          </w:p>
        </w:tc>
        <w:tc>
          <w:tcPr>
            <w:tcW w:w="795" w:type="dxa"/>
            <w:gridSpan w:val="2"/>
            <w:tcBorders>
              <w:top w:val="nil"/>
              <w:left w:val="nil"/>
              <w:bottom w:val="single" w:sz="8" w:space="0" w:color="000000" w:themeColor="text1"/>
              <w:right w:val="single" w:sz="8" w:space="0" w:color="000000" w:themeColor="text1"/>
            </w:tcBorders>
            <w:shd w:val="clear" w:color="auto" w:fill="F2F2F2" w:themeFill="background1" w:themeFillShade="F2"/>
            <w:vAlign w:val="center"/>
          </w:tcPr>
          <w:p w14:paraId="4F2D296E" w14:textId="5809F08A" w:rsidR="52827552" w:rsidRDefault="52827552" w:rsidP="52827552">
            <w:pPr>
              <w:tabs>
                <w:tab w:val="left" w:pos="678"/>
              </w:tabs>
              <w:jc w:val="center"/>
            </w:pPr>
            <w:r w:rsidRPr="52827552">
              <w:rPr>
                <w:color w:val="000000" w:themeColor="text1"/>
              </w:rPr>
              <w:t>Both:</w:t>
            </w:r>
          </w:p>
        </w:tc>
        <w:tc>
          <w:tcPr>
            <w:tcW w:w="420" w:type="dxa"/>
            <w:tcBorders>
              <w:top w:val="nil"/>
              <w:left w:val="nil"/>
              <w:bottom w:val="single" w:sz="8" w:space="0" w:color="000000" w:themeColor="text1"/>
              <w:right w:val="single" w:sz="8" w:space="0" w:color="000000" w:themeColor="text1"/>
            </w:tcBorders>
            <w:vAlign w:val="center"/>
          </w:tcPr>
          <w:p w14:paraId="71D235AF" w14:textId="4C7CDEF4" w:rsidR="52827552" w:rsidRDefault="52827552" w:rsidP="52827552">
            <w:pPr>
              <w:tabs>
                <w:tab w:val="left" w:pos="678"/>
              </w:tabs>
              <w:jc w:val="center"/>
            </w:pPr>
            <w:r w:rsidRPr="52827552">
              <w:t>X</w:t>
            </w:r>
          </w:p>
        </w:tc>
      </w:tr>
      <w:tr w:rsidR="52827552" w14:paraId="57B6ADCC" w14:textId="77777777" w:rsidTr="52827552">
        <w:trPr>
          <w:gridAfter w:val="10"/>
          <w:wAfter w:w="412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1198F27" w14:textId="58892711" w:rsidR="52827552" w:rsidRDefault="52827552" w:rsidP="52827552">
            <w:pPr>
              <w:jc w:val="center"/>
            </w:pPr>
            <w:r w:rsidRPr="52827552">
              <w:rPr>
                <w:color w:val="000000" w:themeColor="text1"/>
              </w:rPr>
              <w:t>4</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A1BFCB6" w14:textId="0C85EC4F" w:rsidR="52827552" w:rsidRDefault="52827552" w:rsidP="52827552">
            <w:r w:rsidRPr="52827552">
              <w:rPr>
                <w:color w:val="000000" w:themeColor="text1"/>
              </w:rPr>
              <w:t>Task duration (days):</w:t>
            </w:r>
          </w:p>
        </w:tc>
        <w:tc>
          <w:tcPr>
            <w:tcW w:w="82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3F5F528" w14:textId="6376914B" w:rsidR="52827552" w:rsidRDefault="52827552" w:rsidP="52827552">
            <w:pPr>
              <w:jc w:val="center"/>
            </w:pPr>
            <w:r w:rsidRPr="52827552">
              <w:rPr>
                <w:b/>
                <w:bCs/>
              </w:rPr>
              <w:t xml:space="preserve"> </w:t>
            </w:r>
          </w:p>
        </w:tc>
      </w:tr>
      <w:tr w:rsidR="52827552" w14:paraId="191C945B" w14:textId="77777777" w:rsidTr="52827552">
        <w:trPr>
          <w:gridAfter w:val="6"/>
          <w:wAfter w:w="1680" w:type="dxa"/>
          <w:trHeight w:val="39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11B9DC6" w14:textId="0BA205BA" w:rsidR="52827552" w:rsidRDefault="52827552" w:rsidP="52827552">
            <w:pPr>
              <w:jc w:val="center"/>
            </w:pPr>
            <w:r w:rsidRPr="52827552">
              <w:rPr>
                <w:color w:val="000000" w:themeColor="text1"/>
              </w:rPr>
              <w:t>5</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EC6F449" w14:textId="59D000BE" w:rsidR="52827552" w:rsidRDefault="52827552" w:rsidP="52827552">
            <w:r w:rsidRPr="52827552">
              <w:rPr>
                <w:color w:val="000000" w:themeColor="text1"/>
              </w:rPr>
              <w:t>Start date (DD/MM/YY):</w:t>
            </w:r>
          </w:p>
        </w:tc>
        <w:tc>
          <w:tcPr>
            <w:tcW w:w="150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1986C7" w14:textId="61951F11" w:rsidR="52827552" w:rsidRDefault="52827552" w:rsidP="52827552">
            <w:pPr>
              <w:jc w:val="center"/>
            </w:pPr>
            <w:r w:rsidRPr="52827552">
              <w:t xml:space="preserve"> </w:t>
            </w:r>
          </w:p>
        </w:tc>
        <w:tc>
          <w:tcPr>
            <w:tcW w:w="1530" w:type="dxa"/>
            <w:tcBorders>
              <w:top w:val="single" w:sz="8" w:space="0" w:color="000000" w:themeColor="text1"/>
              <w:left w:val="nil"/>
              <w:bottom w:val="single" w:sz="8" w:space="0" w:color="000000" w:themeColor="text1"/>
              <w:right w:val="single" w:sz="8" w:space="0" w:color="000000" w:themeColor="text1"/>
            </w:tcBorders>
            <w:vAlign w:val="center"/>
          </w:tcPr>
          <w:p w14:paraId="6D39F8C4" w14:textId="624658D4" w:rsidR="52827552" w:rsidRDefault="52827552" w:rsidP="52827552">
            <w:pPr>
              <w:jc w:val="center"/>
            </w:pPr>
            <w:r w:rsidRPr="52827552">
              <w:t xml:space="preserve"> </w:t>
            </w:r>
          </w:p>
          <w:p w14:paraId="6E339564" w14:textId="22A02305" w:rsidR="52827552" w:rsidRDefault="52827552" w:rsidP="52827552">
            <w:r w:rsidRPr="52827552">
              <w:t>End date (DD/MM/YY):</w:t>
            </w:r>
          </w:p>
        </w:tc>
        <w:tc>
          <w:tcPr>
            <w:tcW w:w="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13D17" w14:textId="707ADA3C" w:rsidR="52827552" w:rsidRDefault="52827552">
            <w:r w:rsidRPr="52827552">
              <w:t xml:space="preserve"> </w:t>
            </w:r>
          </w:p>
        </w:tc>
      </w:tr>
      <w:tr w:rsidR="52827552" w14:paraId="06134292"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9A58180" w14:textId="01216B3A" w:rsidR="52827552" w:rsidRDefault="52827552" w:rsidP="52827552">
            <w:pPr>
              <w:jc w:val="center"/>
            </w:pPr>
            <w:r w:rsidRPr="52827552">
              <w:rPr>
                <w:color w:val="000000" w:themeColor="text1"/>
              </w:rPr>
              <w:t>6</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88C5C73" w14:textId="3F9149AE" w:rsidR="52827552" w:rsidRDefault="52827552" w:rsidP="52827552">
            <w:r w:rsidRPr="52827552">
              <w:rPr>
                <w:color w:val="000000" w:themeColor="text1"/>
              </w:rPr>
              <w:t>Company name:</w:t>
            </w:r>
          </w:p>
        </w:tc>
        <w:tc>
          <w:tcPr>
            <w:tcW w:w="333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63C5F48" w14:textId="1316A863" w:rsidR="52827552" w:rsidRDefault="52827552" w:rsidP="52827552">
            <w:pPr>
              <w:jc w:val="center"/>
            </w:pPr>
            <w:r w:rsidRPr="52827552">
              <w:rPr>
                <w:b/>
                <w:bCs/>
              </w:rPr>
              <w:t>[IL]</w:t>
            </w:r>
          </w:p>
        </w:tc>
        <w:tc>
          <w:tcPr>
            <w:tcW w:w="825"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38965D93" w14:textId="6B761A11" w:rsidR="52827552" w:rsidRDefault="52827552" w:rsidP="52827552">
            <w:pPr>
              <w:jc w:val="center"/>
            </w:pPr>
            <w:r w:rsidRPr="52827552">
              <w:rPr>
                <w:b/>
                <w:bCs/>
                <w:color w:val="000000" w:themeColor="text1"/>
              </w:rPr>
              <w:t>Total</w:t>
            </w:r>
          </w:p>
          <w:p w14:paraId="4E4831A0" w14:textId="4309B0F0" w:rsidR="52827552" w:rsidRDefault="52827552" w:rsidP="52827552">
            <w:pPr>
              <w:jc w:val="center"/>
            </w:pPr>
            <w:r w:rsidRPr="52827552">
              <w:rPr>
                <w:b/>
                <w:bCs/>
                <w:color w:val="000000" w:themeColor="text1"/>
              </w:rPr>
              <w:t>[US]</w:t>
            </w:r>
          </w:p>
        </w:tc>
        <w:tc>
          <w:tcPr>
            <w:tcW w:w="420" w:type="dxa"/>
            <w:tcBorders>
              <w:top w:val="single" w:sz="8" w:space="0" w:color="000000" w:themeColor="text1"/>
              <w:left w:val="nil"/>
              <w:bottom w:val="single" w:sz="8" w:space="0" w:color="000000" w:themeColor="text1"/>
              <w:right w:val="single" w:sz="8" w:space="0" w:color="000000" w:themeColor="text1"/>
            </w:tcBorders>
          </w:tcPr>
          <w:p w14:paraId="42F2DE21" w14:textId="3D08AF94" w:rsidR="52827552" w:rsidRDefault="52827552">
            <w:r w:rsidRPr="52827552">
              <w:t xml:space="preserve"> </w:t>
            </w:r>
          </w:p>
        </w:tc>
      </w:tr>
      <w:tr w:rsidR="52827552" w14:paraId="487B47AF"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50C4F70B" w14:textId="4B2D8511" w:rsidR="52827552" w:rsidRDefault="52827552" w:rsidP="52827552">
            <w:pPr>
              <w:jc w:val="center"/>
            </w:pPr>
            <w:r w:rsidRPr="52827552">
              <w:rPr>
                <w:color w:val="000000" w:themeColor="text1"/>
              </w:rPr>
              <w:t>7</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0B61EC3" w14:textId="0A95BBC1" w:rsidR="52827552" w:rsidRDefault="52827552" w:rsidP="52827552">
            <w:r w:rsidRPr="52827552">
              <w:rPr>
                <w:color w:val="000000" w:themeColor="text1"/>
              </w:rPr>
              <w:t>Task budget (K$):</w:t>
            </w:r>
          </w:p>
        </w:tc>
        <w:tc>
          <w:tcPr>
            <w:tcW w:w="333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9EBE26" w14:textId="3C2D2038" w:rsidR="52827552" w:rsidRDefault="52827552" w:rsidP="52827552">
            <w:pPr>
              <w:jc w:val="center"/>
            </w:pPr>
            <w:r w:rsidRPr="52827552">
              <w:t xml:space="preserve"> </w:t>
            </w:r>
          </w:p>
        </w:tc>
        <w:tc>
          <w:tcPr>
            <w:tcW w:w="82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72E9F586" w14:textId="232290F0" w:rsidR="52827552" w:rsidRDefault="52827552" w:rsidP="52827552">
            <w:pPr>
              <w:jc w:val="center"/>
            </w:pPr>
            <w:r w:rsidRPr="52827552">
              <w:t xml:space="preserve"> </w:t>
            </w:r>
          </w:p>
          <w:p w14:paraId="62CA0C02" w14:textId="212F23C1" w:rsidR="52827552" w:rsidRDefault="52827552" w:rsidP="52827552">
            <w:pPr>
              <w:jc w:val="center"/>
            </w:pPr>
            <w:r w:rsidRPr="52827552">
              <w:t xml:space="preserve"> </w:t>
            </w:r>
          </w:p>
        </w:tc>
        <w:tc>
          <w:tcPr>
            <w:tcW w:w="420" w:type="dxa"/>
            <w:tcBorders>
              <w:top w:val="single" w:sz="8" w:space="0" w:color="000000" w:themeColor="text1"/>
              <w:left w:val="nil"/>
              <w:bottom w:val="single" w:sz="8" w:space="0" w:color="000000" w:themeColor="text1"/>
              <w:right w:val="single" w:sz="8" w:space="0" w:color="000000" w:themeColor="text1"/>
            </w:tcBorders>
          </w:tcPr>
          <w:p w14:paraId="714BB640" w14:textId="12EB6F1E" w:rsidR="52827552" w:rsidRDefault="52827552">
            <w:r w:rsidRPr="52827552">
              <w:t xml:space="preserve"> </w:t>
            </w:r>
          </w:p>
        </w:tc>
      </w:tr>
      <w:tr w:rsidR="52827552" w14:paraId="51054E3F" w14:textId="77777777" w:rsidTr="52827552">
        <w:trPr>
          <w:gridAfter w:val="1"/>
          <w:wAfter w:w="375" w:type="dxa"/>
          <w:trHeight w:val="34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45934F58" w14:textId="62753EF1" w:rsidR="52827552" w:rsidRDefault="52827552" w:rsidP="52827552">
            <w:pPr>
              <w:jc w:val="center"/>
            </w:pPr>
            <w:r w:rsidRPr="52827552">
              <w:rPr>
                <w:color w:val="000000" w:themeColor="text1"/>
              </w:rPr>
              <w:t>8</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71DF7D6" w14:textId="5A0F4204" w:rsidR="52827552" w:rsidRDefault="52827552" w:rsidP="52827552">
            <w:r w:rsidRPr="52827552">
              <w:rPr>
                <w:color w:val="000000" w:themeColor="text1"/>
              </w:rPr>
              <w:t>Task budget (% of total):</w:t>
            </w:r>
          </w:p>
        </w:tc>
        <w:tc>
          <w:tcPr>
            <w:tcW w:w="3330"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AAFDA0" w14:textId="098F42A1" w:rsidR="52827552" w:rsidRDefault="52827552" w:rsidP="52827552">
            <w:pPr>
              <w:jc w:val="center"/>
            </w:pPr>
            <w:r w:rsidRPr="52827552">
              <w:t>%</w:t>
            </w:r>
          </w:p>
        </w:tc>
        <w:tc>
          <w:tcPr>
            <w:tcW w:w="825" w:type="dxa"/>
            <w:gridSpan w:val="3"/>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vAlign w:val="center"/>
          </w:tcPr>
          <w:p w14:paraId="4723B51C" w14:textId="6B26EB84" w:rsidR="52827552" w:rsidRDefault="52827552" w:rsidP="52827552">
            <w:pPr>
              <w:jc w:val="center"/>
            </w:pPr>
            <w:r w:rsidRPr="52827552">
              <w:rPr>
                <w:color w:val="000000" w:themeColor="text1"/>
              </w:rPr>
              <w:t>100%</w:t>
            </w:r>
          </w:p>
          <w:p w14:paraId="4858AE71" w14:textId="566BE786" w:rsidR="52827552" w:rsidRDefault="52827552" w:rsidP="52827552">
            <w:pPr>
              <w:jc w:val="center"/>
            </w:pPr>
            <w:r w:rsidRPr="52827552">
              <w:rPr>
                <w:color w:val="000000" w:themeColor="text1"/>
              </w:rPr>
              <w:t>%</w:t>
            </w:r>
          </w:p>
        </w:tc>
        <w:tc>
          <w:tcPr>
            <w:tcW w:w="420" w:type="dxa"/>
            <w:tcBorders>
              <w:top w:val="single" w:sz="8" w:space="0" w:color="000000" w:themeColor="text1"/>
              <w:left w:val="nil"/>
              <w:bottom w:val="single" w:sz="8" w:space="0" w:color="000000" w:themeColor="text1"/>
              <w:right w:val="single" w:sz="8" w:space="0" w:color="000000" w:themeColor="text1"/>
            </w:tcBorders>
          </w:tcPr>
          <w:p w14:paraId="33385555" w14:textId="0AB9CE73" w:rsidR="52827552" w:rsidRDefault="52827552">
            <w:r w:rsidRPr="52827552">
              <w:t xml:space="preserve"> </w:t>
            </w:r>
          </w:p>
        </w:tc>
      </w:tr>
      <w:tr w:rsidR="52827552" w14:paraId="6B2470E4" w14:textId="77777777" w:rsidTr="52827552">
        <w:trPr>
          <w:trHeight w:val="555"/>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AEB397B" w14:textId="63C93112" w:rsidR="52827552" w:rsidRDefault="52827552" w:rsidP="52827552">
            <w:pPr>
              <w:jc w:val="center"/>
            </w:pPr>
            <w:r w:rsidRPr="52827552">
              <w:rPr>
                <w:color w:val="000000" w:themeColor="text1"/>
              </w:rPr>
              <w:t>9</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215FC62" w14:textId="2EB51EC8" w:rsidR="52827552" w:rsidRDefault="52827552" w:rsidP="52827552">
            <w:r w:rsidRPr="52827552">
              <w:rPr>
                <w:b/>
                <w:bCs/>
                <w:color w:val="000000" w:themeColor="text1"/>
              </w:rPr>
              <w:t>Objective of task:</w:t>
            </w:r>
          </w:p>
        </w:tc>
        <w:tc>
          <w:tcPr>
            <w:tcW w:w="4950"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62E38B" w14:textId="2EA18453" w:rsidR="52827552" w:rsidRDefault="52827552" w:rsidP="52827552">
            <w:pPr>
              <w:rPr>
                <w:sz w:val="24"/>
                <w:szCs w:val="24"/>
              </w:rPr>
            </w:pPr>
            <w:r w:rsidRPr="52827552">
              <w:rPr>
                <w:sz w:val="24"/>
                <w:szCs w:val="24"/>
              </w:rPr>
              <w:t>Testing the system by a customer providing bug reports and feedback.</w:t>
            </w:r>
          </w:p>
        </w:tc>
      </w:tr>
      <w:tr w:rsidR="52827552" w14:paraId="6025C47B" w14:textId="77777777" w:rsidTr="52827552">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35FF2490" w14:textId="2D677DE2" w:rsidR="52827552" w:rsidRDefault="52827552" w:rsidP="52827552">
            <w:pPr>
              <w:jc w:val="center"/>
            </w:pPr>
            <w:r w:rsidRPr="52827552">
              <w:rPr>
                <w:color w:val="000000" w:themeColor="text1"/>
              </w:rPr>
              <w:t>10</w:t>
            </w:r>
          </w:p>
        </w:tc>
        <w:tc>
          <w:tcPr>
            <w:tcW w:w="6840" w:type="dxa"/>
            <w:gridSpan w:val="1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F482C0C" w14:textId="7C09FAAD" w:rsidR="52827552" w:rsidRDefault="52827552" w:rsidP="52827552">
            <w:pPr>
              <w:jc w:val="center"/>
            </w:pPr>
            <w:r w:rsidRPr="52827552">
              <w:rPr>
                <w:b/>
                <w:bCs/>
                <w:color w:val="000000" w:themeColor="text1"/>
              </w:rPr>
              <w:t>Task Description</w:t>
            </w:r>
            <w:r w:rsidRPr="52827552">
              <w:rPr>
                <w:color w:val="000000" w:themeColor="text1"/>
              </w:rPr>
              <w:t xml:space="preserve"> </w:t>
            </w:r>
          </w:p>
        </w:tc>
      </w:tr>
      <w:tr w:rsidR="52827552" w14:paraId="033F497D" w14:textId="77777777" w:rsidTr="52827552">
        <w:trPr>
          <w:trHeight w:val="855"/>
        </w:trPr>
        <w:tc>
          <w:tcPr>
            <w:tcW w:w="7335" w:type="dxa"/>
            <w:gridSpan w:val="14"/>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12FDABB" w14:textId="608F2886" w:rsidR="52827552" w:rsidRDefault="52827552" w:rsidP="52827552">
            <w:r w:rsidRPr="52827552">
              <w:rPr>
                <w:sz w:val="24"/>
                <w:szCs w:val="24"/>
              </w:rPr>
              <w:t>The customer will use the system and provide feedback.</w:t>
            </w:r>
          </w:p>
        </w:tc>
      </w:tr>
      <w:tr w:rsidR="52827552" w14:paraId="115F67E5" w14:textId="77777777" w:rsidTr="52827552">
        <w:trPr>
          <w:gridAfter w:val="3"/>
          <w:wAfter w:w="1305" w:type="dxa"/>
          <w:trHeight w:val="45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65F9913C" w14:textId="50002568" w:rsidR="52827552" w:rsidRDefault="52827552" w:rsidP="52827552">
            <w:pPr>
              <w:jc w:val="center"/>
            </w:pPr>
            <w:r w:rsidRPr="52827552">
              <w:rPr>
                <w:color w:val="000000" w:themeColor="text1"/>
              </w:rPr>
              <w:t>11</w:t>
            </w:r>
          </w:p>
        </w:tc>
        <w:tc>
          <w:tcPr>
            <w:tcW w:w="2835" w:type="dxa"/>
            <w:gridSpan w:val="4"/>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1C3657AE" w14:textId="77D8BA76" w:rsidR="52827552" w:rsidRDefault="52827552" w:rsidP="52827552">
            <w:r w:rsidRPr="52827552">
              <w:rPr>
                <w:b/>
                <w:bCs/>
                <w:color w:val="000000" w:themeColor="text1"/>
              </w:rPr>
              <w:t># of the Milestone(s) to be reached:</w:t>
            </w:r>
          </w:p>
        </w:tc>
        <w:tc>
          <w:tcPr>
            <w:tcW w:w="2325" w:type="dxa"/>
            <w:gridSpan w:val="3"/>
            <w:tcBorders>
              <w:top w:val="nil"/>
              <w:left w:val="nil"/>
              <w:bottom w:val="single" w:sz="8" w:space="0" w:color="000000" w:themeColor="text1"/>
              <w:right w:val="single" w:sz="8" w:space="0" w:color="000000" w:themeColor="text1"/>
            </w:tcBorders>
            <w:vAlign w:val="center"/>
          </w:tcPr>
          <w:p w14:paraId="7CA7CE26" w14:textId="6DE38CA6" w:rsidR="52827552" w:rsidRDefault="52827552" w:rsidP="52827552">
            <w:r w:rsidRPr="52827552">
              <w:t>5</w:t>
            </w:r>
          </w:p>
        </w:tc>
        <w:tc>
          <w:tcPr>
            <w:tcW w:w="375" w:type="dxa"/>
            <w:gridSpan w:val="3"/>
            <w:tcBorders>
              <w:top w:val="nil"/>
              <w:left w:val="nil"/>
              <w:bottom w:val="single" w:sz="8" w:space="0" w:color="000000" w:themeColor="text1"/>
              <w:right w:val="single" w:sz="8" w:space="0" w:color="000000" w:themeColor="text1"/>
            </w:tcBorders>
            <w:vAlign w:val="center"/>
          </w:tcPr>
          <w:p w14:paraId="63B698D8" w14:textId="08B90610" w:rsidR="52827552" w:rsidRDefault="52827552" w:rsidP="52827552">
            <w:r w:rsidRPr="52827552">
              <w:t xml:space="preserve"> </w:t>
            </w:r>
          </w:p>
        </w:tc>
      </w:tr>
      <w:tr w:rsidR="52827552" w14:paraId="512BD486" w14:textId="77777777" w:rsidTr="52827552">
        <w:trPr>
          <w:gridAfter w:val="3"/>
          <w:wAfter w:w="1305" w:type="dxa"/>
          <w:trHeight w:val="450"/>
        </w:trPr>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2B1EC5DB" w14:textId="5726C452" w:rsidR="52827552" w:rsidRDefault="52827552" w:rsidP="52827552">
            <w:pPr>
              <w:jc w:val="center"/>
            </w:pPr>
            <w:r w:rsidRPr="52827552">
              <w:rPr>
                <w:color w:val="000000" w:themeColor="text1"/>
              </w:rPr>
              <w:t>12</w:t>
            </w:r>
          </w:p>
        </w:tc>
        <w:tc>
          <w:tcPr>
            <w:tcW w:w="2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vAlign w:val="center"/>
          </w:tcPr>
          <w:p w14:paraId="0300D569" w14:textId="3B4EDA59" w:rsidR="52827552" w:rsidRDefault="52827552" w:rsidP="52827552">
            <w:r w:rsidRPr="52827552">
              <w:rPr>
                <w:b/>
                <w:bCs/>
                <w:color w:val="000000" w:themeColor="text1"/>
              </w:rPr>
              <w:t># of the Deliverable(s) to be provided:</w:t>
            </w:r>
          </w:p>
        </w:tc>
        <w:tc>
          <w:tcPr>
            <w:tcW w:w="232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6B539E58" w14:textId="46750918" w:rsidR="52827552" w:rsidRDefault="52827552" w:rsidP="52827552">
            <w:r w:rsidRPr="52827552">
              <w:t>1</w:t>
            </w:r>
          </w:p>
        </w:tc>
        <w:tc>
          <w:tcPr>
            <w:tcW w:w="375" w:type="dxa"/>
            <w:gridSpan w:val="3"/>
            <w:tcBorders>
              <w:top w:val="single" w:sz="8" w:space="0" w:color="000000" w:themeColor="text1"/>
              <w:left w:val="nil"/>
              <w:bottom w:val="single" w:sz="8" w:space="0" w:color="000000" w:themeColor="text1"/>
              <w:right w:val="single" w:sz="8" w:space="0" w:color="000000" w:themeColor="text1"/>
            </w:tcBorders>
            <w:vAlign w:val="center"/>
          </w:tcPr>
          <w:p w14:paraId="51F843E6" w14:textId="351A8010" w:rsidR="52827552" w:rsidRDefault="52827552" w:rsidP="52827552">
            <w:r w:rsidRPr="52827552">
              <w:t xml:space="preserve"> </w:t>
            </w:r>
          </w:p>
        </w:tc>
      </w:tr>
      <w:tr w:rsidR="52827552" w14:paraId="0FD412A0" w14:textId="77777777" w:rsidTr="52827552">
        <w:tc>
          <w:tcPr>
            <w:tcW w:w="495" w:type="dxa"/>
            <w:tcBorders>
              <w:top w:val="single" w:sz="8" w:space="0" w:color="000000" w:themeColor="text1"/>
              <w:left w:val="nil"/>
              <w:bottom w:val="nil"/>
              <w:right w:val="nil"/>
            </w:tcBorders>
            <w:vAlign w:val="center"/>
          </w:tcPr>
          <w:p w14:paraId="0DEBABCD" w14:textId="4ABB8E6B" w:rsidR="52827552" w:rsidRDefault="52827552"/>
        </w:tc>
        <w:tc>
          <w:tcPr>
            <w:tcW w:w="1890" w:type="dxa"/>
            <w:tcBorders>
              <w:top w:val="single" w:sz="8" w:space="0" w:color="000000" w:themeColor="text1"/>
              <w:left w:val="nil"/>
              <w:bottom w:val="nil"/>
              <w:right w:val="nil"/>
            </w:tcBorders>
            <w:vAlign w:val="center"/>
          </w:tcPr>
          <w:p w14:paraId="7FADD53B" w14:textId="13968F8A" w:rsidR="52827552" w:rsidRDefault="52827552"/>
        </w:tc>
        <w:tc>
          <w:tcPr>
            <w:tcW w:w="495" w:type="dxa"/>
            <w:tcBorders>
              <w:top w:val="nil"/>
              <w:left w:val="nil"/>
              <w:bottom w:val="nil"/>
              <w:right w:val="nil"/>
            </w:tcBorders>
            <w:vAlign w:val="center"/>
          </w:tcPr>
          <w:p w14:paraId="6A6374CF" w14:textId="2CDCCCB1" w:rsidR="52827552" w:rsidRDefault="52827552"/>
        </w:tc>
        <w:tc>
          <w:tcPr>
            <w:tcW w:w="330" w:type="dxa"/>
            <w:tcBorders>
              <w:top w:val="nil"/>
              <w:left w:val="nil"/>
              <w:bottom w:val="nil"/>
              <w:right w:val="nil"/>
            </w:tcBorders>
            <w:vAlign w:val="center"/>
          </w:tcPr>
          <w:p w14:paraId="2F600674" w14:textId="6A12CDFF" w:rsidR="52827552" w:rsidRDefault="52827552"/>
        </w:tc>
        <w:tc>
          <w:tcPr>
            <w:tcW w:w="120" w:type="dxa"/>
            <w:tcBorders>
              <w:top w:val="nil"/>
              <w:left w:val="nil"/>
              <w:bottom w:val="nil"/>
              <w:right w:val="nil"/>
            </w:tcBorders>
            <w:vAlign w:val="center"/>
          </w:tcPr>
          <w:p w14:paraId="1CDA29F9" w14:textId="03573C2B" w:rsidR="52827552" w:rsidRDefault="52827552"/>
        </w:tc>
        <w:tc>
          <w:tcPr>
            <w:tcW w:w="555" w:type="dxa"/>
            <w:tcBorders>
              <w:top w:val="single" w:sz="8" w:space="0" w:color="000000" w:themeColor="text1"/>
              <w:left w:val="nil"/>
              <w:bottom w:val="nil"/>
              <w:right w:val="nil"/>
            </w:tcBorders>
            <w:vAlign w:val="center"/>
          </w:tcPr>
          <w:p w14:paraId="2EF38D75" w14:textId="5EE1CDCF" w:rsidR="52827552" w:rsidRDefault="52827552"/>
        </w:tc>
        <w:tc>
          <w:tcPr>
            <w:tcW w:w="1530" w:type="dxa"/>
            <w:tcBorders>
              <w:top w:val="nil"/>
              <w:left w:val="nil"/>
              <w:bottom w:val="nil"/>
              <w:right w:val="nil"/>
            </w:tcBorders>
            <w:vAlign w:val="center"/>
          </w:tcPr>
          <w:p w14:paraId="5A153CB7" w14:textId="77C1F1E4" w:rsidR="52827552" w:rsidRDefault="52827552"/>
        </w:tc>
        <w:tc>
          <w:tcPr>
            <w:tcW w:w="240" w:type="dxa"/>
            <w:tcBorders>
              <w:top w:val="nil"/>
              <w:left w:val="nil"/>
              <w:bottom w:val="nil"/>
              <w:right w:val="nil"/>
            </w:tcBorders>
            <w:vAlign w:val="center"/>
          </w:tcPr>
          <w:p w14:paraId="78DF8BFB" w14:textId="095DBB07" w:rsidR="52827552" w:rsidRDefault="52827552"/>
        </w:tc>
        <w:tc>
          <w:tcPr>
            <w:tcW w:w="60" w:type="dxa"/>
            <w:tcBorders>
              <w:top w:val="single" w:sz="8" w:space="0" w:color="000000" w:themeColor="text1"/>
              <w:left w:val="nil"/>
              <w:bottom w:val="nil"/>
              <w:right w:val="nil"/>
            </w:tcBorders>
            <w:vAlign w:val="center"/>
          </w:tcPr>
          <w:p w14:paraId="7FEC41A5" w14:textId="1BB7CEB6" w:rsidR="52827552" w:rsidRDefault="52827552"/>
        </w:tc>
        <w:tc>
          <w:tcPr>
            <w:tcW w:w="30" w:type="dxa"/>
            <w:tcBorders>
              <w:top w:val="nil"/>
              <w:left w:val="nil"/>
              <w:bottom w:val="nil"/>
              <w:right w:val="nil"/>
            </w:tcBorders>
            <w:vAlign w:val="center"/>
          </w:tcPr>
          <w:p w14:paraId="75AEE201" w14:textId="27343778" w:rsidR="52827552" w:rsidRDefault="52827552"/>
        </w:tc>
        <w:tc>
          <w:tcPr>
            <w:tcW w:w="285" w:type="dxa"/>
            <w:tcBorders>
              <w:top w:val="nil"/>
              <w:left w:val="nil"/>
              <w:bottom w:val="nil"/>
              <w:right w:val="nil"/>
            </w:tcBorders>
            <w:vAlign w:val="center"/>
          </w:tcPr>
          <w:p w14:paraId="52FCEE35" w14:textId="6FB691A4" w:rsidR="52827552" w:rsidRDefault="52827552"/>
        </w:tc>
        <w:tc>
          <w:tcPr>
            <w:tcW w:w="510" w:type="dxa"/>
            <w:tcBorders>
              <w:top w:val="nil"/>
              <w:left w:val="nil"/>
              <w:bottom w:val="nil"/>
              <w:right w:val="nil"/>
            </w:tcBorders>
            <w:vAlign w:val="center"/>
          </w:tcPr>
          <w:p w14:paraId="3A3C730C" w14:textId="7803CA24" w:rsidR="52827552" w:rsidRDefault="52827552"/>
        </w:tc>
        <w:tc>
          <w:tcPr>
            <w:tcW w:w="420" w:type="dxa"/>
            <w:tcBorders>
              <w:top w:val="nil"/>
              <w:left w:val="nil"/>
              <w:bottom w:val="nil"/>
              <w:right w:val="nil"/>
            </w:tcBorders>
            <w:vAlign w:val="center"/>
          </w:tcPr>
          <w:p w14:paraId="4F977578" w14:textId="7834D877" w:rsidR="52827552" w:rsidRDefault="52827552"/>
        </w:tc>
        <w:tc>
          <w:tcPr>
            <w:tcW w:w="375" w:type="dxa"/>
            <w:tcBorders>
              <w:top w:val="nil"/>
              <w:left w:val="nil"/>
              <w:bottom w:val="nil"/>
              <w:right w:val="nil"/>
            </w:tcBorders>
            <w:vAlign w:val="center"/>
          </w:tcPr>
          <w:p w14:paraId="5DF5A782" w14:textId="3AE01708" w:rsidR="52827552" w:rsidRDefault="52827552"/>
        </w:tc>
      </w:tr>
    </w:tbl>
    <w:p w14:paraId="7AA5D6E4" w14:textId="7BBC6A37" w:rsidR="0019447E" w:rsidRDefault="0019447E" w:rsidP="52827552"/>
    <w:p w14:paraId="5DFA1FF0" w14:textId="44225429" w:rsidR="0019447E" w:rsidRDefault="0019447E" w:rsidP="52827552"/>
    <w:p w14:paraId="5FA82A81" w14:textId="77777777" w:rsidR="0019447E" w:rsidRDefault="0019447E" w:rsidP="0019447E"/>
    <w:p w14:paraId="51737B6B" w14:textId="77777777" w:rsidR="0019447E" w:rsidRDefault="0019447E" w:rsidP="0019447E"/>
    <w:p w14:paraId="56528891" w14:textId="77777777" w:rsidR="0019447E" w:rsidRDefault="0019447E" w:rsidP="0019447E"/>
    <w:p w14:paraId="374E1491" w14:textId="77777777" w:rsidR="0019447E" w:rsidRDefault="0019447E" w:rsidP="0019447E"/>
    <w:p w14:paraId="4977DC1C" w14:textId="77777777" w:rsidR="0019447E" w:rsidRDefault="0019447E" w:rsidP="0019447E"/>
    <w:p w14:paraId="16440B6C" w14:textId="77777777" w:rsidR="0019447E" w:rsidRDefault="0019447E" w:rsidP="0019447E"/>
    <w:p w14:paraId="4B76DB44" w14:textId="77777777" w:rsidR="0019447E" w:rsidRDefault="0019447E" w:rsidP="0019447E"/>
    <w:p w14:paraId="29C69FEA" w14:textId="77777777" w:rsidR="0019447E" w:rsidRDefault="0019447E" w:rsidP="0019447E"/>
    <w:p w14:paraId="43F1902D" w14:textId="77777777" w:rsidR="0019447E" w:rsidRDefault="0019447E" w:rsidP="0019447E"/>
    <w:p w14:paraId="5462361E" w14:textId="77777777" w:rsidR="0019447E" w:rsidRPr="00CD3457" w:rsidRDefault="0019447E" w:rsidP="0019447E"/>
    <w:p w14:paraId="53B948AE" w14:textId="4193F872" w:rsidR="00026028" w:rsidRDefault="00026028" w:rsidP="0035384F">
      <w:pPr>
        <w:rPr>
          <w:sz w:val="28"/>
          <w:szCs w:val="28"/>
        </w:rPr>
      </w:pPr>
    </w:p>
    <w:p w14:paraId="2FCF7CBC" w14:textId="77777777" w:rsidR="00666CD0" w:rsidRDefault="52827552" w:rsidP="00666CD0">
      <w:pPr>
        <w:pStyle w:val="Heading3"/>
      </w:pPr>
      <w:r>
        <w:t xml:space="preserve">E.2.5 Milestones and Deliverables </w:t>
      </w:r>
    </w:p>
    <w:p w14:paraId="4E18FE6B" w14:textId="63422AAC" w:rsidR="52827552" w:rsidRDefault="52827552" w:rsidP="52827552"/>
    <w:tbl>
      <w:tblPr>
        <w:tblStyle w:val="TableGrid"/>
        <w:tblW w:w="0" w:type="auto"/>
        <w:tblLayout w:type="fixed"/>
        <w:tblLook w:val="04A0" w:firstRow="1" w:lastRow="0" w:firstColumn="1" w:lastColumn="0" w:noHBand="0" w:noVBand="1"/>
      </w:tblPr>
      <w:tblGrid>
        <w:gridCol w:w="420"/>
        <w:gridCol w:w="7080"/>
        <w:gridCol w:w="1695"/>
      </w:tblGrid>
      <w:tr w:rsidR="52827552" w14:paraId="66146C63"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894D400" w14:textId="30FF72CE" w:rsidR="52827552" w:rsidRDefault="52827552" w:rsidP="52827552">
            <w:pPr>
              <w:spacing w:line="276" w:lineRule="auto"/>
              <w:jc w:val="center"/>
            </w:pPr>
            <w:r w:rsidRPr="52827552">
              <w:rPr>
                <w:b/>
                <w:bCs/>
              </w:rPr>
              <w:t>#</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F310BC8" w14:textId="0F823E4F" w:rsidR="52827552" w:rsidRDefault="52827552" w:rsidP="52827552">
            <w:pPr>
              <w:spacing w:line="276" w:lineRule="auto"/>
              <w:jc w:val="center"/>
            </w:pPr>
            <w:r w:rsidRPr="52827552">
              <w:rPr>
                <w:b/>
                <w:bCs/>
                <w:u w:val="single"/>
              </w:rPr>
              <w:t>Milestone</w:t>
            </w:r>
            <w:r w:rsidRPr="52827552">
              <w:rPr>
                <w:b/>
                <w:bCs/>
              </w:rPr>
              <w:t xml:space="preserve"> Definition / Description and How Will It be Measured</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107C832" w14:textId="40A89186" w:rsidR="52827552" w:rsidRDefault="52827552" w:rsidP="52827552">
            <w:pPr>
              <w:spacing w:line="276" w:lineRule="auto"/>
              <w:jc w:val="center"/>
              <w:rPr>
                <w:sz w:val="18"/>
                <w:szCs w:val="18"/>
              </w:rPr>
            </w:pPr>
            <w:r w:rsidRPr="52827552">
              <w:rPr>
                <w:b/>
                <w:bCs/>
              </w:rPr>
              <w:t>Milestone Date</w:t>
            </w:r>
            <w:r w:rsidRPr="52827552">
              <w:rPr>
                <w:b/>
                <w:bCs/>
                <w:sz w:val="18"/>
                <w:szCs w:val="18"/>
              </w:rPr>
              <w:t xml:space="preserve"> (MM/YY)</w:t>
            </w:r>
          </w:p>
        </w:tc>
      </w:tr>
      <w:tr w:rsidR="52827552" w14:paraId="69B65FA9"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659CBA" w14:textId="0E91E761" w:rsidR="52827552" w:rsidRDefault="52827552" w:rsidP="52827552">
            <w:pPr>
              <w:spacing w:line="276" w:lineRule="auto"/>
              <w:jc w:val="center"/>
            </w:pPr>
            <w:r w:rsidRPr="52827552">
              <w:t>1</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6207E3" w14:textId="30027F00"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Requireme</w:t>
            </w:r>
            <w:ins w:id="84" w:author="Tal Kelem" w:date="2022-04-10T00:20:00Z">
              <w:r w:rsidR="001208EE">
                <w:rPr>
                  <w:rFonts w:ascii="Arial" w:eastAsia="Arial" w:hAnsi="Arial" w:cs="Arial"/>
                  <w:sz w:val="24"/>
                  <w:szCs w:val="24"/>
                </w:rPr>
                <w:t>nt</w:t>
              </w:r>
            </w:ins>
            <w:r w:rsidRPr="52827552">
              <w:rPr>
                <w:rFonts w:ascii="Arial" w:eastAsia="Arial" w:hAnsi="Arial" w:cs="Arial"/>
                <w:sz w:val="24"/>
                <w:szCs w:val="24"/>
              </w:rPr>
              <w:t xml:space="preserve"> Specification (SRS)  and system test plan (STP)</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AA1EAE" w14:textId="38D2DB3B" w:rsidR="52827552" w:rsidRDefault="52827552" w:rsidP="52827552">
            <w:pPr>
              <w:spacing w:line="276" w:lineRule="auto"/>
              <w:jc w:val="center"/>
            </w:pPr>
            <w:r w:rsidRPr="52827552">
              <w:t>09/22</w:t>
            </w:r>
          </w:p>
        </w:tc>
      </w:tr>
      <w:tr w:rsidR="52827552" w14:paraId="109FF756"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DD1475" w14:textId="30193BFA" w:rsidR="52827552" w:rsidRDefault="52827552" w:rsidP="52827552">
            <w:pPr>
              <w:spacing w:line="276" w:lineRule="auto"/>
              <w:jc w:val="center"/>
            </w:pPr>
            <w:r w:rsidRPr="52827552">
              <w:t>2</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B4F61" w14:textId="272C77E5"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design (SDD) and</w:t>
            </w:r>
            <w:r w:rsidRPr="52827552">
              <w:rPr>
                <w:rFonts w:ascii="Arial" w:eastAsia="Arial" w:hAnsi="Arial" w:cs="Arial"/>
                <w:b/>
                <w:bCs/>
                <w:sz w:val="24"/>
                <w:szCs w:val="24"/>
              </w:rPr>
              <w:t xml:space="preserve"> </w:t>
            </w:r>
            <w:r w:rsidRPr="52827552">
              <w:rPr>
                <w:rFonts w:ascii="Arial" w:eastAsia="Arial" w:hAnsi="Arial" w:cs="Arial"/>
                <w:sz w:val="24"/>
                <w:szCs w:val="24"/>
              </w:rPr>
              <w:t>system test document (STD)</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BB6ED" w14:textId="29B57042" w:rsidR="52827552" w:rsidRDefault="52827552" w:rsidP="52827552">
            <w:pPr>
              <w:spacing w:line="276" w:lineRule="auto"/>
              <w:jc w:val="center"/>
            </w:pPr>
            <w:r w:rsidRPr="52827552">
              <w:t>11/22</w:t>
            </w:r>
          </w:p>
        </w:tc>
      </w:tr>
      <w:tr w:rsidR="52827552" w14:paraId="149F849F"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F074AB" w14:textId="47D3D2ED" w:rsidR="52827552" w:rsidRDefault="52827552" w:rsidP="52827552">
            <w:pPr>
              <w:spacing w:line="276" w:lineRule="auto"/>
              <w:jc w:val="center"/>
            </w:pPr>
            <w:r w:rsidRPr="52827552">
              <w:t>3</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8242B3" w14:textId="3902BAED"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Topic modeling Including relevance feedback and event detection.</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646CFD" w14:textId="72FE5DEB" w:rsidR="52827552" w:rsidRDefault="52827552" w:rsidP="52827552">
            <w:pPr>
              <w:spacing w:line="276" w:lineRule="auto"/>
              <w:jc w:val="center"/>
            </w:pPr>
            <w:r w:rsidRPr="52827552">
              <w:t>07/23</w:t>
            </w:r>
          </w:p>
        </w:tc>
      </w:tr>
      <w:tr w:rsidR="52827552" w14:paraId="32E57365"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D3DFDC" w14:textId="6354DB39" w:rsidR="52827552" w:rsidRDefault="52827552" w:rsidP="52827552">
            <w:pPr>
              <w:spacing w:line="276" w:lineRule="auto"/>
              <w:jc w:val="center"/>
            </w:pPr>
            <w:r w:rsidRPr="52827552">
              <w:t>4</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8D57A3" w14:textId="10927F7C"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Hostile campaign Identification and analysis tools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5F6D77" w14:textId="24711617" w:rsidR="52827552" w:rsidRDefault="52827552" w:rsidP="52827552">
            <w:pPr>
              <w:spacing w:line="276" w:lineRule="auto"/>
              <w:jc w:val="center"/>
            </w:pPr>
            <w:r w:rsidRPr="52827552">
              <w:t>10/23</w:t>
            </w:r>
          </w:p>
        </w:tc>
      </w:tr>
      <w:tr w:rsidR="52827552" w14:paraId="2BD25A77"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86B8F3" w14:textId="14D56CEE" w:rsidR="52827552" w:rsidRDefault="52827552" w:rsidP="52827552">
            <w:pPr>
              <w:spacing w:line="276" w:lineRule="auto"/>
              <w:jc w:val="center"/>
            </w:pPr>
            <w:r w:rsidRPr="52827552">
              <w:t>5</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6E3A5D" w14:textId="0BCD4B33"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End of Beta site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ABFE5E" w14:textId="33A48142" w:rsidR="52827552" w:rsidRDefault="52827552" w:rsidP="52827552">
            <w:pPr>
              <w:spacing w:line="276" w:lineRule="auto"/>
              <w:jc w:val="center"/>
            </w:pPr>
            <w:r w:rsidRPr="52827552">
              <w:t>01/24</w:t>
            </w:r>
          </w:p>
        </w:tc>
      </w:tr>
      <w:tr w:rsidR="52827552" w14:paraId="2FE675E6"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C59C4D1" w14:textId="20BE36C6" w:rsidR="52827552" w:rsidRDefault="52827552" w:rsidP="52827552">
            <w:pPr>
              <w:spacing w:line="276" w:lineRule="auto"/>
              <w:jc w:val="center"/>
            </w:pPr>
            <w:r w:rsidRPr="52827552">
              <w:rPr>
                <w:b/>
                <w:bCs/>
              </w:rPr>
              <w:t>#</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66C0F21" w14:textId="64137A55" w:rsidR="52827552" w:rsidRDefault="52827552" w:rsidP="52827552">
            <w:pPr>
              <w:spacing w:line="276" w:lineRule="auto"/>
              <w:jc w:val="center"/>
            </w:pPr>
            <w:r w:rsidRPr="52827552">
              <w:rPr>
                <w:b/>
                <w:bCs/>
                <w:u w:val="single"/>
              </w:rPr>
              <w:t>Deliverable</w:t>
            </w:r>
            <w:r w:rsidRPr="52827552">
              <w:rPr>
                <w:b/>
                <w:bCs/>
              </w:rPr>
              <w:t xml:space="preserve"> Definition &amp; Description</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BFE2FE7" w14:textId="673B69F8" w:rsidR="52827552" w:rsidRDefault="52827552" w:rsidP="52827552">
            <w:pPr>
              <w:spacing w:line="276" w:lineRule="auto"/>
              <w:jc w:val="center"/>
              <w:rPr>
                <w:sz w:val="18"/>
                <w:szCs w:val="18"/>
              </w:rPr>
            </w:pPr>
            <w:r w:rsidRPr="52827552">
              <w:rPr>
                <w:b/>
                <w:bCs/>
              </w:rPr>
              <w:t>Deliverable Date</w:t>
            </w:r>
            <w:r w:rsidRPr="52827552">
              <w:rPr>
                <w:b/>
                <w:bCs/>
                <w:sz w:val="18"/>
                <w:szCs w:val="18"/>
              </w:rPr>
              <w:t xml:space="preserve"> (MM/YY)</w:t>
            </w:r>
          </w:p>
        </w:tc>
      </w:tr>
      <w:tr w:rsidR="52827552" w14:paraId="28CF9D63"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2EEFF0" w14:textId="25BF37A6" w:rsidR="52827552" w:rsidRDefault="52827552" w:rsidP="52827552">
            <w:pPr>
              <w:spacing w:line="276" w:lineRule="auto"/>
              <w:jc w:val="center"/>
            </w:pPr>
            <w:r w:rsidRPr="52827552">
              <w:t>1</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7F18E0" w14:textId="5F717AEA"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Requirement Specification (SRS) document</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9025A3" w14:textId="10C71FA4" w:rsidR="52827552" w:rsidRDefault="52827552" w:rsidP="52827552">
            <w:pPr>
              <w:spacing w:line="276" w:lineRule="auto"/>
              <w:jc w:val="center"/>
            </w:pPr>
            <w:r w:rsidRPr="52827552">
              <w:t>09/22</w:t>
            </w:r>
          </w:p>
        </w:tc>
      </w:tr>
      <w:tr w:rsidR="52827552" w14:paraId="63BA05A5"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26F227" w14:textId="0A2B8233" w:rsidR="52827552" w:rsidRDefault="52827552" w:rsidP="52827552">
            <w:pPr>
              <w:spacing w:line="276" w:lineRule="auto"/>
              <w:jc w:val="center"/>
            </w:pPr>
            <w:r w:rsidRPr="52827552">
              <w:t>2</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47F6F7" w14:textId="10DA75CA"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test plan (STP) document</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C5433D" w14:textId="370D3392" w:rsidR="52827552" w:rsidRDefault="52827552" w:rsidP="52827552">
            <w:pPr>
              <w:spacing w:line="276" w:lineRule="auto"/>
              <w:jc w:val="center"/>
            </w:pPr>
            <w:r w:rsidRPr="52827552">
              <w:t>09/22</w:t>
            </w:r>
          </w:p>
        </w:tc>
      </w:tr>
      <w:tr w:rsidR="52827552" w14:paraId="71893E92"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44D18B" w14:textId="539250A3" w:rsidR="52827552" w:rsidRDefault="52827552" w:rsidP="52827552">
            <w:pPr>
              <w:spacing w:line="276" w:lineRule="auto"/>
              <w:jc w:val="center"/>
            </w:pPr>
            <w:r w:rsidRPr="52827552">
              <w:t>3</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8DB087" w14:textId="62421F3E"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design document (SDD)</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7DB1F0" w14:textId="78737420" w:rsidR="52827552" w:rsidRDefault="52827552" w:rsidP="52827552">
            <w:pPr>
              <w:spacing w:line="276" w:lineRule="auto"/>
              <w:jc w:val="center"/>
            </w:pPr>
            <w:r w:rsidRPr="52827552">
              <w:t>11/22</w:t>
            </w:r>
          </w:p>
        </w:tc>
      </w:tr>
      <w:tr w:rsidR="52827552" w14:paraId="194977CE"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917989" w14:textId="2BA8682C" w:rsidR="52827552" w:rsidRDefault="52827552" w:rsidP="52827552">
            <w:pPr>
              <w:spacing w:line="276" w:lineRule="auto"/>
              <w:jc w:val="center"/>
            </w:pPr>
            <w:r w:rsidRPr="52827552">
              <w:t>4</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5E4625" w14:textId="553EB849"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System test document (STD)</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0C4EB" w14:textId="4E1B4C94" w:rsidR="52827552" w:rsidRDefault="52827552" w:rsidP="52827552">
            <w:pPr>
              <w:spacing w:line="276" w:lineRule="auto"/>
              <w:jc w:val="center"/>
            </w:pPr>
            <w:r w:rsidRPr="52827552">
              <w:t>11/22</w:t>
            </w:r>
          </w:p>
        </w:tc>
      </w:tr>
      <w:tr w:rsidR="52827552" w14:paraId="6F04A5D0"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079A92" w14:textId="60570F43" w:rsidR="52827552" w:rsidRDefault="52827552" w:rsidP="52827552">
            <w:pPr>
              <w:spacing w:line="276" w:lineRule="auto"/>
              <w:jc w:val="center"/>
            </w:pPr>
            <w:r w:rsidRPr="52827552">
              <w:t>5</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A508A0" w14:textId="478FFA7C"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Display of discourse, its topics and representative posts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608EBB" w14:textId="49B219B5" w:rsidR="52827552" w:rsidRDefault="52827552" w:rsidP="52827552">
            <w:pPr>
              <w:spacing w:line="276" w:lineRule="auto"/>
              <w:jc w:val="center"/>
            </w:pPr>
            <w:r w:rsidRPr="52827552">
              <w:t>07/23</w:t>
            </w:r>
          </w:p>
        </w:tc>
      </w:tr>
      <w:tr w:rsidR="52827552" w14:paraId="53482E0C"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29F57F" w14:textId="02B1D2EE" w:rsidR="52827552" w:rsidRDefault="52827552" w:rsidP="52827552">
            <w:pPr>
              <w:spacing w:line="276" w:lineRule="auto"/>
              <w:jc w:val="center"/>
            </w:pPr>
            <w:r w:rsidRPr="52827552">
              <w:t>6</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9CB4E3" w14:textId="6A2EE53C"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Displaying discourse by importance to the company with analysis tools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A8B656" w14:textId="18A5D201" w:rsidR="52827552" w:rsidRDefault="52827552" w:rsidP="52827552">
            <w:pPr>
              <w:spacing w:line="276" w:lineRule="auto"/>
              <w:jc w:val="center"/>
            </w:pPr>
            <w:r w:rsidRPr="52827552">
              <w:t>10/23</w:t>
            </w:r>
          </w:p>
        </w:tc>
      </w:tr>
      <w:tr w:rsidR="52827552" w14:paraId="5C427E83"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97B76C" w14:textId="4C1DE7E5" w:rsidR="52827552" w:rsidRDefault="52827552" w:rsidP="52827552">
            <w:pPr>
              <w:spacing w:line="276" w:lineRule="auto"/>
              <w:jc w:val="center"/>
            </w:pPr>
            <w:r w:rsidRPr="52827552">
              <w:t>7</w:t>
            </w: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840D7F" w14:textId="658808F6" w:rsidR="52827552" w:rsidRDefault="52827552" w:rsidP="52827552">
            <w:pPr>
              <w:spacing w:line="276" w:lineRule="auto"/>
              <w:rPr>
                <w:rFonts w:ascii="Arial" w:eastAsia="Arial" w:hAnsi="Arial" w:cs="Arial"/>
                <w:sz w:val="24"/>
                <w:szCs w:val="24"/>
              </w:rPr>
            </w:pPr>
            <w:r w:rsidRPr="52827552">
              <w:rPr>
                <w:rFonts w:ascii="Arial" w:eastAsia="Arial" w:hAnsi="Arial" w:cs="Arial"/>
                <w:sz w:val="24"/>
                <w:szCs w:val="24"/>
              </w:rPr>
              <w:t>Displaying discourse by importance to the company with analysis tools after beta site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C6E52D" w14:textId="0078BB86" w:rsidR="52827552" w:rsidRDefault="52827552" w:rsidP="52827552">
            <w:pPr>
              <w:spacing w:line="276" w:lineRule="auto"/>
              <w:jc w:val="center"/>
            </w:pPr>
            <w:r w:rsidRPr="52827552">
              <w:t>01/24</w:t>
            </w:r>
          </w:p>
        </w:tc>
      </w:tr>
      <w:tr w:rsidR="52827552" w14:paraId="0F8E35B5" w14:textId="77777777" w:rsidTr="52827552">
        <w:tc>
          <w:tcPr>
            <w:tcW w:w="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037CE1" w14:textId="6521A1D2" w:rsidR="52827552" w:rsidRDefault="52827552" w:rsidP="52827552">
            <w:pPr>
              <w:spacing w:line="276" w:lineRule="auto"/>
              <w:jc w:val="center"/>
            </w:pPr>
          </w:p>
        </w:tc>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F7AC90" w14:textId="3B2B36C0" w:rsidR="52827552" w:rsidRDefault="52827552" w:rsidP="52827552">
            <w:pPr>
              <w:spacing w:line="276" w:lineRule="auto"/>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7E89F9" w14:textId="448483FA" w:rsidR="52827552" w:rsidRDefault="52827552" w:rsidP="52827552">
            <w:pPr>
              <w:spacing w:line="276" w:lineRule="auto"/>
              <w:jc w:val="center"/>
            </w:pPr>
            <w:r w:rsidRPr="52827552">
              <w:t>[end of project]</w:t>
            </w:r>
          </w:p>
        </w:tc>
      </w:tr>
    </w:tbl>
    <w:p w14:paraId="0A389B0F" w14:textId="2760C4DD" w:rsidR="52827552" w:rsidRDefault="52827552" w:rsidP="52827552"/>
    <w:p w14:paraId="7EF44B79" w14:textId="45F101A7" w:rsidR="00937D85" w:rsidRDefault="00937D85" w:rsidP="00937D85">
      <w:pPr>
        <w:pStyle w:val="Heading3"/>
      </w:pPr>
      <w:r w:rsidRPr="00937D85">
        <w:t xml:space="preserve"> </w:t>
      </w:r>
    </w:p>
    <w:p w14:paraId="715B555E" w14:textId="77777777" w:rsidR="007A0164" w:rsidRDefault="007A0164" w:rsidP="007A0164"/>
    <w:p w14:paraId="5E45C5D4" w14:textId="77777777" w:rsidR="007A0164" w:rsidRPr="007A26D1" w:rsidRDefault="007A0164" w:rsidP="52827552">
      <w:pPr>
        <w:rPr>
          <w:rFonts w:asciiTheme="minorBidi" w:hAnsiTheme="minorBidi"/>
          <w:b/>
          <w:bCs/>
          <w:sz w:val="24"/>
          <w:szCs w:val="24"/>
        </w:rPr>
      </w:pPr>
    </w:p>
    <w:p w14:paraId="420BEAC2" w14:textId="77777777" w:rsidR="007A0164" w:rsidRPr="007A0164" w:rsidRDefault="007A0164" w:rsidP="007A0164"/>
    <w:p w14:paraId="64AEF5F1" w14:textId="7D0054A5" w:rsidR="00BF69F9" w:rsidRDefault="00BF69F9" w:rsidP="0035384F">
      <w:pPr>
        <w:rPr>
          <w:sz w:val="28"/>
          <w:szCs w:val="28"/>
        </w:rPr>
      </w:pPr>
    </w:p>
    <w:p w14:paraId="47D2F208" w14:textId="77777777" w:rsidR="00520DE3" w:rsidRPr="00FC38FC" w:rsidRDefault="00520DE3" w:rsidP="00AE0C0C">
      <w:pPr>
        <w:ind w:left="450"/>
        <w:rPr>
          <w:sz w:val="28"/>
          <w:szCs w:val="28"/>
        </w:rPr>
      </w:pPr>
    </w:p>
    <w:p w14:paraId="2A74BF5F" w14:textId="77777777" w:rsidR="00AE0C0C" w:rsidRDefault="00AE0C0C" w:rsidP="00AE0C0C">
      <w:pPr>
        <w:rPr>
          <w:sz w:val="28"/>
          <w:szCs w:val="28"/>
        </w:rPr>
      </w:pPr>
    </w:p>
    <w:p w14:paraId="5BDE615F" w14:textId="77777777" w:rsidR="00AE0C0C" w:rsidRPr="00B74D2E" w:rsidRDefault="00AE0C0C" w:rsidP="00AE0C0C">
      <w:pPr>
        <w:rPr>
          <w:sz w:val="28"/>
          <w:szCs w:val="28"/>
        </w:rPr>
      </w:pPr>
      <w:r>
        <w:rPr>
          <w:sz w:val="28"/>
          <w:szCs w:val="28"/>
        </w:rPr>
        <w:lastRenderedPageBreak/>
        <w:t xml:space="preserve"> </w:t>
      </w:r>
    </w:p>
    <w:p w14:paraId="549F3C29" w14:textId="77777777" w:rsidR="006C77BE" w:rsidRPr="006C77BE" w:rsidRDefault="006C77BE" w:rsidP="006C77BE"/>
    <w:p w14:paraId="00000013" w14:textId="0B84E827" w:rsidR="003C58DF" w:rsidRPr="00C27C8C" w:rsidRDefault="003C58DF" w:rsidP="00406A14">
      <w:pPr>
        <w:pStyle w:val="Heading3"/>
      </w:pPr>
    </w:p>
    <w:p w14:paraId="0CC8B299" w14:textId="77777777" w:rsidR="00E94611" w:rsidRDefault="00E94611" w:rsidP="00E94611">
      <w:pPr>
        <w:pStyle w:val="Default"/>
      </w:pPr>
    </w:p>
    <w:p w14:paraId="00000014" w14:textId="77777777" w:rsidR="003C58DF" w:rsidRDefault="003C58DF">
      <w:pPr>
        <w:sectPr w:rsidR="003C58DF">
          <w:headerReference w:type="default" r:id="rId28"/>
          <w:footerReference w:type="default" r:id="rId29"/>
          <w:type w:val="continuous"/>
          <w:pgSz w:w="12240" w:h="15840"/>
          <w:pgMar w:top="1440" w:right="1440" w:bottom="1440" w:left="1440" w:header="720" w:footer="720" w:gutter="0"/>
          <w:cols w:space="720"/>
        </w:sectPr>
      </w:pPr>
    </w:p>
    <w:p w14:paraId="00000015" w14:textId="6E323469" w:rsidR="003C58DF" w:rsidRDefault="52827552">
      <w:pPr>
        <w:pStyle w:val="Heading2"/>
      </w:pPr>
      <w:bookmarkStart w:id="85" w:name="_ne42c5tiejpd"/>
      <w:bookmarkEnd w:id="85"/>
      <w:r>
        <w:t xml:space="preserve">E.3 Analysis of the Project’s TRL – </w:t>
      </w:r>
      <w:proofErr w:type="spellStart"/>
      <w:r w:rsidRPr="52827552">
        <w:rPr>
          <w:highlight w:val="yellow"/>
        </w:rPr>
        <w:t>SCW+BGU+Sayiqan</w:t>
      </w:r>
      <w:proofErr w:type="spellEnd"/>
    </w:p>
    <w:p w14:paraId="6783B397" w14:textId="6B7D65A5" w:rsidR="52827552" w:rsidRDefault="52827552" w:rsidP="52827552">
      <w:pPr>
        <w:rPr>
          <w:highlight w:val="yellow"/>
        </w:rPr>
      </w:pPr>
    </w:p>
    <w:p w14:paraId="00000016" w14:textId="77777777" w:rsidR="003C58DF" w:rsidRDefault="003C58DF"/>
    <w:tbl>
      <w:tblPr>
        <w:tblStyle w:val="TableGrid"/>
        <w:tblW w:w="0" w:type="auto"/>
        <w:tblLayout w:type="fixed"/>
        <w:tblLook w:val="04A0" w:firstRow="1" w:lastRow="0" w:firstColumn="1" w:lastColumn="0" w:noHBand="0" w:noVBand="1"/>
      </w:tblPr>
      <w:tblGrid>
        <w:gridCol w:w="2277"/>
        <w:gridCol w:w="2277"/>
        <w:gridCol w:w="4806"/>
      </w:tblGrid>
      <w:tr w:rsidR="52827552" w14:paraId="5AF39264" w14:textId="77777777" w:rsidTr="52827552">
        <w:trPr>
          <w:trHeight w:val="660"/>
        </w:trPr>
        <w:tc>
          <w:tcPr>
            <w:tcW w:w="2277"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54DA563F" w14:textId="4192625E" w:rsidR="52827552" w:rsidRDefault="52827552" w:rsidP="52827552">
            <w:pPr>
              <w:spacing w:line="257" w:lineRule="auto"/>
              <w:jc w:val="both"/>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 xml:space="preserve">Technology </w:t>
            </w:r>
          </w:p>
        </w:tc>
        <w:tc>
          <w:tcPr>
            <w:tcW w:w="2277"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1832DA74" w14:textId="68FD111F" w:rsidR="52827552" w:rsidRDefault="52827552" w:rsidP="52827552">
            <w:pPr>
              <w:spacing w:line="257" w:lineRule="auto"/>
              <w:jc w:val="both"/>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 xml:space="preserve">Identify Project’s TRL prior to the Project Inception </w:t>
            </w:r>
          </w:p>
        </w:tc>
        <w:tc>
          <w:tcPr>
            <w:tcW w:w="4806"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431D106F" w14:textId="49FAA6BB" w:rsidR="52827552" w:rsidRDefault="52827552" w:rsidP="52827552">
            <w:pPr>
              <w:spacing w:line="257" w:lineRule="auto"/>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 xml:space="preserve">Examples substantiating the project’s TRL prior to Project Inception </w:t>
            </w:r>
          </w:p>
        </w:tc>
      </w:tr>
      <w:tr w:rsidR="52827552" w14:paraId="352EB7F1" w14:textId="77777777" w:rsidTr="52827552">
        <w:trPr>
          <w:trHeight w:val="690"/>
        </w:trPr>
        <w:tc>
          <w:tcPr>
            <w:tcW w:w="2277" w:type="dxa"/>
            <w:tcBorders>
              <w:top w:val="single" w:sz="8" w:space="0" w:color="767171"/>
              <w:left w:val="single" w:sz="8" w:space="0" w:color="767171"/>
              <w:bottom w:val="single" w:sz="8" w:space="0" w:color="767171"/>
              <w:right w:val="single" w:sz="8" w:space="0" w:color="767171"/>
            </w:tcBorders>
          </w:tcPr>
          <w:p w14:paraId="7E50E06B" w14:textId="1FFEF275" w:rsidR="52827552" w:rsidRDefault="52827552" w:rsidP="52827552">
            <w:pPr>
              <w:spacing w:line="257" w:lineRule="auto"/>
              <w:rPr>
                <w:rFonts w:ascii="Arial" w:eastAsia="Arial" w:hAnsi="Arial" w:cs="Arial"/>
                <w:sz w:val="24"/>
                <w:szCs w:val="24"/>
                <w:highlight w:val="yellow"/>
              </w:rPr>
            </w:pPr>
            <w:r w:rsidRPr="52827552">
              <w:rPr>
                <w:rFonts w:ascii="Arial" w:eastAsia="Arial" w:hAnsi="Arial" w:cs="Arial"/>
                <w:sz w:val="24"/>
                <w:szCs w:val="24"/>
              </w:rPr>
              <w:t>Semantic knowledge graph</w:t>
            </w:r>
          </w:p>
        </w:tc>
        <w:tc>
          <w:tcPr>
            <w:tcW w:w="2277" w:type="dxa"/>
            <w:tcBorders>
              <w:top w:val="single" w:sz="8" w:space="0" w:color="767171"/>
              <w:left w:val="single" w:sz="8" w:space="0" w:color="767171"/>
              <w:bottom w:val="single" w:sz="8" w:space="0" w:color="767171"/>
              <w:right w:val="single" w:sz="8" w:space="0" w:color="767171"/>
            </w:tcBorders>
          </w:tcPr>
          <w:p w14:paraId="0AF2528E" w14:textId="59967F7C"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TRL9</w:t>
            </w:r>
          </w:p>
        </w:tc>
        <w:tc>
          <w:tcPr>
            <w:tcW w:w="4806" w:type="dxa"/>
            <w:tcBorders>
              <w:top w:val="single" w:sz="8" w:space="0" w:color="767171"/>
              <w:left w:val="single" w:sz="8" w:space="0" w:color="767171"/>
              <w:bottom w:val="single" w:sz="8" w:space="0" w:color="767171"/>
              <w:right w:val="single" w:sz="8" w:space="0" w:color="767171"/>
            </w:tcBorders>
          </w:tcPr>
          <w:p w14:paraId="36DECD56" w14:textId="715A4A28" w:rsidR="52827552" w:rsidRDefault="52827552" w:rsidP="52827552">
            <w:pPr>
              <w:spacing w:line="257" w:lineRule="auto"/>
              <w:rPr>
                <w:rFonts w:ascii="Arial" w:eastAsia="Arial" w:hAnsi="Arial" w:cs="Arial"/>
                <w:color w:val="000000" w:themeColor="text1"/>
                <w:sz w:val="24"/>
                <w:szCs w:val="24"/>
              </w:rPr>
            </w:pPr>
            <w:proofErr w:type="spellStart"/>
            <w:r w:rsidRPr="52827552">
              <w:rPr>
                <w:rFonts w:ascii="Arial" w:eastAsia="Arial" w:hAnsi="Arial" w:cs="Arial"/>
                <w:color w:val="000000" w:themeColor="text1"/>
                <w:sz w:val="24"/>
                <w:szCs w:val="24"/>
              </w:rPr>
              <w:t>AllegroGraph</w:t>
            </w:r>
            <w:proofErr w:type="spellEnd"/>
            <w:r w:rsidRPr="52827552">
              <w:rPr>
                <w:rFonts w:ascii="Arial" w:eastAsia="Arial" w:hAnsi="Arial" w:cs="Arial"/>
                <w:color w:val="000000" w:themeColor="text1"/>
                <w:sz w:val="24"/>
                <w:szCs w:val="24"/>
              </w:rPr>
              <w:t xml:space="preserve"> Semantic Knowledge Graph system has been deployed in production</w:t>
            </w:r>
          </w:p>
          <w:p w14:paraId="720D6D10" w14:textId="2FABD2F3"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tc>
      </w:tr>
      <w:tr w:rsidR="52827552" w14:paraId="6B92C2AD" w14:textId="77777777" w:rsidTr="52827552">
        <w:trPr>
          <w:trHeight w:val="945"/>
        </w:trPr>
        <w:tc>
          <w:tcPr>
            <w:tcW w:w="2277" w:type="dxa"/>
            <w:tcBorders>
              <w:top w:val="single" w:sz="8" w:space="0" w:color="767171"/>
              <w:left w:val="single" w:sz="8" w:space="0" w:color="767171"/>
              <w:bottom w:val="single" w:sz="8" w:space="0" w:color="767171"/>
              <w:right w:val="single" w:sz="8" w:space="0" w:color="767171"/>
            </w:tcBorders>
          </w:tcPr>
          <w:p w14:paraId="06ECF611" w14:textId="1564E890"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Data Collection</w:t>
            </w:r>
          </w:p>
        </w:tc>
        <w:tc>
          <w:tcPr>
            <w:tcW w:w="2277" w:type="dxa"/>
            <w:tcBorders>
              <w:top w:val="single" w:sz="8" w:space="0" w:color="767171"/>
              <w:left w:val="single" w:sz="8" w:space="0" w:color="767171"/>
              <w:bottom w:val="single" w:sz="8" w:space="0" w:color="767171"/>
              <w:right w:val="single" w:sz="8" w:space="0" w:color="767171"/>
            </w:tcBorders>
          </w:tcPr>
          <w:p w14:paraId="073C30B5" w14:textId="5CCA6C91"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TRL8</w:t>
            </w:r>
          </w:p>
        </w:tc>
        <w:tc>
          <w:tcPr>
            <w:tcW w:w="4806" w:type="dxa"/>
            <w:tcBorders>
              <w:top w:val="single" w:sz="8" w:space="0" w:color="767171"/>
              <w:left w:val="single" w:sz="8" w:space="0" w:color="767171"/>
              <w:bottom w:val="single" w:sz="8" w:space="0" w:color="767171"/>
              <w:right w:val="single" w:sz="8" w:space="0" w:color="767171"/>
            </w:tcBorders>
          </w:tcPr>
          <w:p w14:paraId="7ADD7F45" w14:textId="1CE34EB6"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The post screening process based on taxonomy has been used and tested in custom projects.</w:t>
            </w:r>
          </w:p>
        </w:tc>
      </w:tr>
      <w:tr w:rsidR="52827552" w14:paraId="0111A4DE" w14:textId="77777777" w:rsidTr="52827552">
        <w:trPr>
          <w:trHeight w:val="945"/>
        </w:trPr>
        <w:tc>
          <w:tcPr>
            <w:tcW w:w="2277" w:type="dxa"/>
            <w:tcBorders>
              <w:top w:val="single" w:sz="8" w:space="0" w:color="767171"/>
              <w:left w:val="single" w:sz="8" w:space="0" w:color="767171"/>
              <w:bottom w:val="single" w:sz="8" w:space="0" w:color="767171"/>
              <w:right w:val="single" w:sz="8" w:space="0" w:color="767171"/>
            </w:tcBorders>
          </w:tcPr>
          <w:p w14:paraId="67B2CB8A" w14:textId="0E87C157" w:rsidR="52827552" w:rsidRDefault="52827552" w:rsidP="52827552">
            <w:pPr>
              <w:spacing w:line="257" w:lineRule="auto"/>
              <w:rPr>
                <w:rFonts w:ascii="Arial" w:eastAsia="Arial" w:hAnsi="Arial" w:cs="Arial"/>
                <w:sz w:val="24"/>
                <w:szCs w:val="24"/>
                <w:highlight w:val="yellow"/>
              </w:rPr>
            </w:pPr>
            <w:r w:rsidRPr="52827552">
              <w:rPr>
                <w:rFonts w:ascii="Arial" w:eastAsia="Arial" w:hAnsi="Arial" w:cs="Arial"/>
                <w:sz w:val="24"/>
                <w:szCs w:val="24"/>
              </w:rPr>
              <w:t>Clustering</w:t>
            </w:r>
          </w:p>
        </w:tc>
        <w:tc>
          <w:tcPr>
            <w:tcW w:w="2277" w:type="dxa"/>
            <w:tcBorders>
              <w:top w:val="single" w:sz="8" w:space="0" w:color="767171"/>
              <w:left w:val="single" w:sz="8" w:space="0" w:color="767171"/>
              <w:bottom w:val="single" w:sz="8" w:space="0" w:color="767171"/>
              <w:right w:val="single" w:sz="8" w:space="0" w:color="767171"/>
            </w:tcBorders>
          </w:tcPr>
          <w:p w14:paraId="31EC95A5" w14:textId="482B6572"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TRL8</w:t>
            </w:r>
          </w:p>
        </w:tc>
        <w:tc>
          <w:tcPr>
            <w:tcW w:w="4806" w:type="dxa"/>
            <w:tcBorders>
              <w:top w:val="single" w:sz="8" w:space="0" w:color="767171"/>
              <w:left w:val="single" w:sz="8" w:space="0" w:color="767171"/>
              <w:bottom w:val="single" w:sz="8" w:space="0" w:color="767171"/>
              <w:right w:val="single" w:sz="8" w:space="0" w:color="767171"/>
            </w:tcBorders>
          </w:tcPr>
          <w:p w14:paraId="5CB2B17E" w14:textId="78F3C63A"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 xml:space="preserve">Sayiqan employed clustering in the development of system for Gallop LTD in 2004- 2007. The clustering capability was used to determine the moto </w:t>
            </w:r>
            <w:proofErr w:type="gramStart"/>
            <w:r w:rsidRPr="52827552">
              <w:rPr>
                <w:rFonts w:ascii="Arial" w:eastAsia="Arial" w:hAnsi="Arial" w:cs="Arial"/>
                <w:sz w:val="24"/>
                <w:szCs w:val="24"/>
              </w:rPr>
              <w:t>for an advertising campaigns</w:t>
            </w:r>
            <w:proofErr w:type="gramEnd"/>
            <w:r w:rsidRPr="52827552">
              <w:rPr>
                <w:rFonts w:ascii="Arial" w:eastAsia="Arial" w:hAnsi="Arial" w:cs="Arial"/>
                <w:sz w:val="24"/>
                <w:szCs w:val="24"/>
              </w:rPr>
              <w:t>. The system was used by Gallop to analyze textual answers to queries. The clustering machine created clusters based on those many hundreds of textual answers and the biggest cluster won. The winner name was "friends" and this was the name of these cookies – successfully.</w:t>
            </w:r>
          </w:p>
          <w:p w14:paraId="5B26FCD2" w14:textId="3FA18B2B" w:rsidR="52827552" w:rsidRDefault="52827552" w:rsidP="52827552">
            <w:pPr>
              <w:spacing w:line="286" w:lineRule="auto"/>
              <w:rPr>
                <w:rFonts w:ascii="Arial" w:eastAsia="Arial" w:hAnsi="Arial" w:cs="Arial"/>
                <w:color w:val="000000" w:themeColor="text1"/>
                <w:sz w:val="24"/>
                <w:szCs w:val="24"/>
              </w:rPr>
            </w:pPr>
          </w:p>
          <w:p w14:paraId="576EA980" w14:textId="0B1BF126"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tc>
      </w:tr>
      <w:tr w:rsidR="52827552" w14:paraId="284BE739"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06E4416A" w14:textId="5A1A6075" w:rsidR="52827552" w:rsidRDefault="52827552" w:rsidP="52827552">
            <w:pPr>
              <w:rPr>
                <w:rFonts w:ascii="Arial" w:eastAsia="Arial" w:hAnsi="Arial" w:cs="Arial"/>
                <w:sz w:val="24"/>
                <w:szCs w:val="24"/>
              </w:rPr>
            </w:pPr>
            <w:r w:rsidRPr="52827552">
              <w:rPr>
                <w:rFonts w:ascii="Arial" w:eastAsia="Arial" w:hAnsi="Arial" w:cs="Arial"/>
                <w:sz w:val="24"/>
                <w:szCs w:val="24"/>
              </w:rPr>
              <w:t>Topic modeling</w:t>
            </w:r>
          </w:p>
          <w:p w14:paraId="6AAF7CF3" w14:textId="5B58784C" w:rsidR="52827552" w:rsidRDefault="52827552" w:rsidP="52827552">
            <w:pPr>
              <w:spacing w:line="257" w:lineRule="auto"/>
              <w:rPr>
                <w:rFonts w:ascii="Arial" w:eastAsia="Arial" w:hAnsi="Arial" w:cs="Arial"/>
                <w:color w:val="000000" w:themeColor="text1"/>
                <w:sz w:val="24"/>
                <w:szCs w:val="24"/>
              </w:rPr>
            </w:pPr>
          </w:p>
        </w:tc>
        <w:tc>
          <w:tcPr>
            <w:tcW w:w="2277" w:type="dxa"/>
            <w:tcBorders>
              <w:top w:val="single" w:sz="8" w:space="0" w:color="767171"/>
              <w:left w:val="single" w:sz="8" w:space="0" w:color="767171"/>
              <w:bottom w:val="single" w:sz="8" w:space="0" w:color="767171"/>
              <w:right w:val="single" w:sz="8" w:space="0" w:color="767171"/>
            </w:tcBorders>
          </w:tcPr>
          <w:p w14:paraId="647A4494" w14:textId="385A41B0"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TRL 3</w:t>
            </w:r>
          </w:p>
        </w:tc>
        <w:tc>
          <w:tcPr>
            <w:tcW w:w="4806" w:type="dxa"/>
            <w:tcBorders>
              <w:top w:val="single" w:sz="8" w:space="0" w:color="767171"/>
              <w:left w:val="single" w:sz="8" w:space="0" w:color="767171"/>
              <w:bottom w:val="single" w:sz="8" w:space="0" w:color="767171"/>
              <w:right w:val="single" w:sz="8" w:space="0" w:color="767171"/>
            </w:tcBorders>
          </w:tcPr>
          <w:p w14:paraId="3179BA49" w14:textId="53F388A5" w:rsidR="52827552" w:rsidRDefault="52827552" w:rsidP="52827552">
            <w:pPr>
              <w:spacing w:line="281"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(Examples of achievements that were accomplished prior to the project’s inception that will support your choice) – Example 2  </w:t>
            </w:r>
          </w:p>
          <w:p w14:paraId="33FC179D" w14:textId="464F4A78"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p w14:paraId="52338A32" w14:textId="6A7109E0" w:rsidR="52827552" w:rsidRDefault="52827552" w:rsidP="52827552">
            <w:pPr>
              <w:spacing w:line="257" w:lineRule="auto"/>
              <w:rPr>
                <w:rFonts w:ascii="Arial" w:eastAsia="Arial" w:hAnsi="Arial" w:cs="Arial"/>
                <w:color w:val="000000" w:themeColor="text1"/>
                <w:sz w:val="24"/>
                <w:szCs w:val="24"/>
              </w:rPr>
            </w:pPr>
          </w:p>
        </w:tc>
      </w:tr>
      <w:tr w:rsidR="52827552" w14:paraId="3A6D2F04"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48766747" w14:textId="19A1BDBF"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lastRenderedPageBreak/>
              <w:t>classification</w:t>
            </w:r>
          </w:p>
        </w:tc>
        <w:tc>
          <w:tcPr>
            <w:tcW w:w="2277" w:type="dxa"/>
            <w:tcBorders>
              <w:top w:val="single" w:sz="8" w:space="0" w:color="767171"/>
              <w:left w:val="single" w:sz="8" w:space="0" w:color="767171"/>
              <w:bottom w:val="single" w:sz="8" w:space="0" w:color="767171"/>
              <w:right w:val="single" w:sz="8" w:space="0" w:color="767171"/>
            </w:tcBorders>
          </w:tcPr>
          <w:p w14:paraId="100050E9" w14:textId="73E16165"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8</w:t>
            </w:r>
          </w:p>
        </w:tc>
        <w:tc>
          <w:tcPr>
            <w:tcW w:w="4806" w:type="dxa"/>
            <w:tcBorders>
              <w:top w:val="single" w:sz="8" w:space="0" w:color="767171"/>
              <w:left w:val="single" w:sz="8" w:space="0" w:color="767171"/>
              <w:bottom w:val="single" w:sz="8" w:space="0" w:color="767171"/>
              <w:right w:val="single" w:sz="8" w:space="0" w:color="767171"/>
            </w:tcBorders>
          </w:tcPr>
          <w:p w14:paraId="5C75C629" w14:textId="61784B35"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 xml:space="preserve">The core technological team in Sayiqan developed in 2001-2002 an advanced classification system. This system was sold to DOW JONES.  This was when NLP was much developed and only the first few classifications system were in development. The team developed sophisticated statistical models used to create the feature vectors. </w:t>
            </w:r>
          </w:p>
          <w:p w14:paraId="1E4B24FC" w14:textId="33ABBF64"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In 2017 Sayiqan developed the ACMS - monitoring antisemitism on social media system that uses machine learning for classification of posts to antisemitic category</w:t>
            </w:r>
            <w:r w:rsidRPr="00CF685A">
              <w:rPr>
                <w:rFonts w:ascii="Arial" w:eastAsia="Arial" w:hAnsi="Arial" w:cs="Arial"/>
                <w:sz w:val="24"/>
                <w:szCs w:val="24"/>
              </w:rPr>
              <w:t>.</w:t>
            </w:r>
            <w:r w:rsidRPr="52827552">
              <w:rPr>
                <w:rFonts w:ascii="Arial" w:eastAsia="Arial" w:hAnsi="Arial" w:cs="Arial"/>
                <w:sz w:val="24"/>
                <w:szCs w:val="24"/>
              </w:rPr>
              <w:t xml:space="preserve"> Since 2018 this system is used by the Diaspora ministry of Israel. </w:t>
            </w:r>
          </w:p>
          <w:p w14:paraId="29101AB4" w14:textId="360B6700"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The state of the art regarding classification is the classification systems based on deep learning using neural networks.</w:t>
            </w:r>
          </w:p>
          <w:p w14:paraId="4D2F5C7E" w14:textId="33D24131" w:rsidR="52827552" w:rsidRDefault="52827552" w:rsidP="52827552">
            <w:pPr>
              <w:spacing w:line="281" w:lineRule="auto"/>
              <w:rPr>
                <w:rFonts w:ascii="Arial" w:eastAsia="Arial" w:hAnsi="Arial" w:cs="Arial"/>
                <w:color w:val="000000" w:themeColor="text1"/>
                <w:sz w:val="24"/>
                <w:szCs w:val="24"/>
              </w:rPr>
            </w:pPr>
          </w:p>
        </w:tc>
      </w:tr>
      <w:tr w:rsidR="52827552" w14:paraId="6339739A"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08820AEB" w14:textId="3584D835"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Representative posts</w:t>
            </w:r>
          </w:p>
        </w:tc>
        <w:tc>
          <w:tcPr>
            <w:tcW w:w="2277" w:type="dxa"/>
            <w:tcBorders>
              <w:top w:val="single" w:sz="8" w:space="0" w:color="767171"/>
              <w:left w:val="single" w:sz="8" w:space="0" w:color="767171"/>
              <w:bottom w:val="single" w:sz="8" w:space="0" w:color="767171"/>
              <w:right w:val="single" w:sz="8" w:space="0" w:color="767171"/>
            </w:tcBorders>
          </w:tcPr>
          <w:p w14:paraId="5BBE5336" w14:textId="4CC4E5C8"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TRL2</w:t>
            </w:r>
          </w:p>
        </w:tc>
        <w:tc>
          <w:tcPr>
            <w:tcW w:w="4806" w:type="dxa"/>
            <w:tcBorders>
              <w:top w:val="single" w:sz="8" w:space="0" w:color="767171"/>
              <w:left w:val="single" w:sz="8" w:space="0" w:color="767171"/>
              <w:bottom w:val="single" w:sz="8" w:space="0" w:color="767171"/>
              <w:right w:val="single" w:sz="8" w:space="0" w:color="767171"/>
            </w:tcBorders>
          </w:tcPr>
          <w:p w14:paraId="6A3719FA" w14:textId="7769AF32" w:rsidR="52827552" w:rsidRDefault="52827552" w:rsidP="52827552">
            <w:pPr>
              <w:spacing w:line="281"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We started experimenting on a small group of posts and starting experimenting with larger groups</w:t>
            </w:r>
          </w:p>
        </w:tc>
      </w:tr>
      <w:tr w:rsidR="52827552" w14:paraId="48DCC945"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1ED8E1F2" w14:textId="044D12EB"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Key/Boost posts and authors</w:t>
            </w:r>
          </w:p>
        </w:tc>
        <w:tc>
          <w:tcPr>
            <w:tcW w:w="2277" w:type="dxa"/>
            <w:tcBorders>
              <w:top w:val="single" w:sz="8" w:space="0" w:color="767171"/>
              <w:left w:val="single" w:sz="8" w:space="0" w:color="767171"/>
              <w:bottom w:val="single" w:sz="8" w:space="0" w:color="767171"/>
              <w:right w:val="single" w:sz="8" w:space="0" w:color="767171"/>
            </w:tcBorders>
          </w:tcPr>
          <w:p w14:paraId="3E38E869" w14:textId="7B3223BA"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2</w:t>
            </w:r>
          </w:p>
        </w:tc>
        <w:tc>
          <w:tcPr>
            <w:tcW w:w="4806" w:type="dxa"/>
            <w:tcBorders>
              <w:top w:val="single" w:sz="8" w:space="0" w:color="767171"/>
              <w:left w:val="single" w:sz="8" w:space="0" w:color="767171"/>
              <w:bottom w:val="single" w:sz="8" w:space="0" w:color="767171"/>
              <w:right w:val="single" w:sz="8" w:space="0" w:color="767171"/>
            </w:tcBorders>
          </w:tcPr>
          <w:p w14:paraId="4E93FE8E" w14:textId="1FDC2270" w:rsidR="52827552" w:rsidRDefault="52827552" w:rsidP="52827552">
            <w:pPr>
              <w:spacing w:line="281" w:lineRule="auto"/>
              <w:rPr>
                <w:rFonts w:ascii="Arial" w:eastAsia="Arial" w:hAnsi="Arial" w:cs="Arial"/>
                <w:color w:val="000000" w:themeColor="text1"/>
                <w:sz w:val="24"/>
                <w:szCs w:val="24"/>
              </w:rPr>
            </w:pPr>
          </w:p>
        </w:tc>
      </w:tr>
      <w:tr w:rsidR="52827552" w14:paraId="6D844DA1"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3BAB0867" w14:textId="33942689" w:rsidR="52827552" w:rsidRDefault="52827552" w:rsidP="52827552">
            <w:pPr>
              <w:rPr>
                <w:rFonts w:ascii="Arial" w:eastAsia="Arial" w:hAnsi="Arial" w:cs="Arial"/>
                <w:sz w:val="24"/>
                <w:szCs w:val="24"/>
              </w:rPr>
            </w:pPr>
            <w:r w:rsidRPr="52827552">
              <w:rPr>
                <w:rFonts w:ascii="Arial" w:eastAsia="Arial" w:hAnsi="Arial" w:cs="Arial"/>
                <w:sz w:val="24"/>
                <w:szCs w:val="24"/>
              </w:rPr>
              <w:t>Event detection</w:t>
            </w:r>
          </w:p>
          <w:p w14:paraId="0FDA7B2D" w14:textId="5154DA04" w:rsidR="52827552" w:rsidRDefault="52827552" w:rsidP="52827552">
            <w:pPr>
              <w:spacing w:line="257" w:lineRule="auto"/>
              <w:rPr>
                <w:rFonts w:ascii="Arial" w:eastAsia="Arial" w:hAnsi="Arial" w:cs="Arial"/>
                <w:color w:val="000000" w:themeColor="text1"/>
                <w:sz w:val="24"/>
                <w:szCs w:val="24"/>
              </w:rPr>
            </w:pPr>
          </w:p>
        </w:tc>
        <w:tc>
          <w:tcPr>
            <w:tcW w:w="2277" w:type="dxa"/>
            <w:tcBorders>
              <w:top w:val="single" w:sz="8" w:space="0" w:color="767171"/>
              <w:left w:val="single" w:sz="8" w:space="0" w:color="767171"/>
              <w:bottom w:val="single" w:sz="8" w:space="0" w:color="767171"/>
              <w:right w:val="single" w:sz="8" w:space="0" w:color="767171"/>
            </w:tcBorders>
          </w:tcPr>
          <w:p w14:paraId="4EA0986A" w14:textId="6B0D1BD6"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2</w:t>
            </w:r>
          </w:p>
        </w:tc>
        <w:tc>
          <w:tcPr>
            <w:tcW w:w="4806" w:type="dxa"/>
            <w:tcBorders>
              <w:top w:val="single" w:sz="8" w:space="0" w:color="767171"/>
              <w:left w:val="single" w:sz="8" w:space="0" w:color="767171"/>
              <w:bottom w:val="single" w:sz="8" w:space="0" w:color="767171"/>
              <w:right w:val="single" w:sz="8" w:space="0" w:color="767171"/>
            </w:tcBorders>
          </w:tcPr>
          <w:p w14:paraId="0C124249" w14:textId="1FDC2270" w:rsidR="52827552" w:rsidRDefault="52827552" w:rsidP="52827552">
            <w:pPr>
              <w:spacing w:line="281" w:lineRule="auto"/>
              <w:rPr>
                <w:rFonts w:ascii="Arial" w:eastAsia="Arial" w:hAnsi="Arial" w:cs="Arial"/>
                <w:color w:val="000000" w:themeColor="text1"/>
                <w:sz w:val="24"/>
                <w:szCs w:val="24"/>
              </w:rPr>
            </w:pPr>
          </w:p>
        </w:tc>
      </w:tr>
      <w:tr w:rsidR="52827552" w14:paraId="7978DD42"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359B265D" w14:textId="435F90BD" w:rsidR="52827552" w:rsidRDefault="52827552" w:rsidP="52827552">
            <w:pPr>
              <w:rPr>
                <w:rFonts w:ascii="Arial" w:eastAsia="Arial" w:hAnsi="Arial" w:cs="Arial"/>
                <w:sz w:val="24"/>
                <w:szCs w:val="24"/>
              </w:rPr>
            </w:pPr>
            <w:r w:rsidRPr="52827552">
              <w:rPr>
                <w:rFonts w:ascii="Arial" w:eastAsia="Arial" w:hAnsi="Arial" w:cs="Arial"/>
                <w:sz w:val="24"/>
                <w:szCs w:val="24"/>
              </w:rPr>
              <w:t>Hostile campaign identification</w:t>
            </w:r>
          </w:p>
          <w:p w14:paraId="3D5896A6" w14:textId="7A120EF4" w:rsidR="52827552" w:rsidRDefault="52827552" w:rsidP="52827552">
            <w:pPr>
              <w:spacing w:line="257" w:lineRule="auto"/>
              <w:rPr>
                <w:rFonts w:ascii="Arial" w:eastAsia="Arial" w:hAnsi="Arial" w:cs="Arial"/>
                <w:color w:val="000000" w:themeColor="text1"/>
                <w:sz w:val="24"/>
                <w:szCs w:val="24"/>
              </w:rPr>
            </w:pPr>
          </w:p>
        </w:tc>
        <w:tc>
          <w:tcPr>
            <w:tcW w:w="2277" w:type="dxa"/>
            <w:tcBorders>
              <w:top w:val="single" w:sz="8" w:space="0" w:color="767171"/>
              <w:left w:val="single" w:sz="8" w:space="0" w:color="767171"/>
              <w:bottom w:val="single" w:sz="8" w:space="0" w:color="767171"/>
              <w:right w:val="single" w:sz="8" w:space="0" w:color="767171"/>
            </w:tcBorders>
          </w:tcPr>
          <w:p w14:paraId="541867BC" w14:textId="697B641A"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TRL2</w:t>
            </w:r>
          </w:p>
        </w:tc>
        <w:tc>
          <w:tcPr>
            <w:tcW w:w="4806" w:type="dxa"/>
            <w:tcBorders>
              <w:top w:val="single" w:sz="8" w:space="0" w:color="767171"/>
              <w:left w:val="single" w:sz="8" w:space="0" w:color="767171"/>
              <w:bottom w:val="single" w:sz="8" w:space="0" w:color="767171"/>
              <w:right w:val="single" w:sz="8" w:space="0" w:color="767171"/>
            </w:tcBorders>
          </w:tcPr>
          <w:p w14:paraId="34538D14" w14:textId="486F8336" w:rsidR="52827552" w:rsidRDefault="52827552" w:rsidP="52827552">
            <w:pPr>
              <w:spacing w:line="281"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Haim Assa, chairman and CTO of “Sayiqan” is an operational researcher with 40 years of experience in </w:t>
            </w:r>
            <w:proofErr w:type="spellStart"/>
            <w:r w:rsidRPr="52827552">
              <w:rPr>
                <w:rFonts w:ascii="Arial" w:eastAsia="Arial" w:hAnsi="Arial" w:cs="Arial"/>
                <w:color w:val="000000" w:themeColor="text1"/>
                <w:sz w:val="24"/>
                <w:szCs w:val="24"/>
              </w:rPr>
              <w:t>descision</w:t>
            </w:r>
            <w:proofErr w:type="spellEnd"/>
            <w:r w:rsidRPr="52827552">
              <w:rPr>
                <w:rFonts w:ascii="Arial" w:eastAsia="Arial" w:hAnsi="Arial" w:cs="Arial"/>
                <w:color w:val="000000" w:themeColor="text1"/>
                <w:sz w:val="24"/>
                <w:szCs w:val="24"/>
              </w:rPr>
              <w:t xml:space="preserve"> making algorithms, including in the </w:t>
            </w:r>
            <w:proofErr w:type="spellStart"/>
            <w:r w:rsidRPr="52827552">
              <w:rPr>
                <w:rFonts w:ascii="Arial" w:eastAsia="Arial" w:hAnsi="Arial" w:cs="Arial"/>
                <w:color w:val="000000" w:themeColor="text1"/>
                <w:sz w:val="24"/>
                <w:szCs w:val="24"/>
              </w:rPr>
              <w:t>Isreali</w:t>
            </w:r>
            <w:proofErr w:type="spellEnd"/>
            <w:r w:rsidRPr="52827552">
              <w:rPr>
                <w:rFonts w:ascii="Arial" w:eastAsia="Arial" w:hAnsi="Arial" w:cs="Arial"/>
                <w:color w:val="000000" w:themeColor="text1"/>
                <w:sz w:val="24"/>
                <w:szCs w:val="24"/>
              </w:rPr>
              <w:t xml:space="preserve"> air force and Israeli ministry of </w:t>
            </w:r>
            <w:proofErr w:type="spellStart"/>
            <w:r w:rsidRPr="52827552">
              <w:rPr>
                <w:rFonts w:ascii="Arial" w:eastAsia="Arial" w:hAnsi="Arial" w:cs="Arial"/>
                <w:color w:val="000000" w:themeColor="text1"/>
                <w:sz w:val="24"/>
                <w:szCs w:val="24"/>
              </w:rPr>
              <w:t>defence</w:t>
            </w:r>
            <w:proofErr w:type="spellEnd"/>
            <w:r w:rsidRPr="52827552">
              <w:rPr>
                <w:rFonts w:ascii="Arial" w:eastAsia="Arial" w:hAnsi="Arial" w:cs="Arial"/>
                <w:color w:val="000000" w:themeColor="text1"/>
                <w:sz w:val="24"/>
                <w:szCs w:val="24"/>
              </w:rPr>
              <w:t>. Experience is mostly analytical. The experimental phase will be executed in the proposed project.</w:t>
            </w:r>
          </w:p>
        </w:tc>
      </w:tr>
      <w:tr w:rsidR="52827552" w14:paraId="138FA559"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7EB9254B" w14:textId="3B970AA9" w:rsidR="52827552" w:rsidRDefault="52827552" w:rsidP="52827552">
            <w:pPr>
              <w:rPr>
                <w:rFonts w:ascii="Arial" w:eastAsia="Arial" w:hAnsi="Arial" w:cs="Arial"/>
                <w:sz w:val="24"/>
                <w:szCs w:val="24"/>
              </w:rPr>
            </w:pPr>
            <w:r w:rsidRPr="52827552">
              <w:rPr>
                <w:rFonts w:ascii="Arial" w:eastAsia="Arial" w:hAnsi="Arial" w:cs="Arial"/>
                <w:sz w:val="24"/>
                <w:szCs w:val="24"/>
              </w:rPr>
              <w:lastRenderedPageBreak/>
              <w:t>Sentiment analysis</w:t>
            </w:r>
          </w:p>
          <w:p w14:paraId="72D49C84" w14:textId="6B7D65A5" w:rsidR="52827552" w:rsidRDefault="52827552" w:rsidP="52827552">
            <w:pPr>
              <w:rPr>
                <w:rFonts w:ascii="Arial" w:eastAsia="Arial" w:hAnsi="Arial" w:cs="Arial"/>
                <w:sz w:val="24"/>
                <w:szCs w:val="24"/>
                <w:highlight w:val="yellow"/>
              </w:rPr>
            </w:pPr>
          </w:p>
          <w:p w14:paraId="56C749D3" w14:textId="04E56E29" w:rsidR="52827552" w:rsidRDefault="52827552" w:rsidP="52827552">
            <w:pPr>
              <w:spacing w:line="257" w:lineRule="auto"/>
              <w:rPr>
                <w:rFonts w:ascii="Arial" w:eastAsia="Arial" w:hAnsi="Arial" w:cs="Arial"/>
                <w:color w:val="000000" w:themeColor="text1"/>
                <w:sz w:val="24"/>
                <w:szCs w:val="24"/>
              </w:rPr>
            </w:pPr>
          </w:p>
        </w:tc>
        <w:tc>
          <w:tcPr>
            <w:tcW w:w="2277" w:type="dxa"/>
            <w:tcBorders>
              <w:top w:val="single" w:sz="8" w:space="0" w:color="767171"/>
              <w:left w:val="single" w:sz="8" w:space="0" w:color="767171"/>
              <w:bottom w:val="single" w:sz="8" w:space="0" w:color="767171"/>
              <w:right w:val="single" w:sz="8" w:space="0" w:color="767171"/>
            </w:tcBorders>
          </w:tcPr>
          <w:p w14:paraId="0624C804" w14:textId="13917106"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TRL7</w:t>
            </w:r>
          </w:p>
        </w:tc>
        <w:tc>
          <w:tcPr>
            <w:tcW w:w="4806" w:type="dxa"/>
            <w:tcBorders>
              <w:top w:val="single" w:sz="8" w:space="0" w:color="767171"/>
              <w:left w:val="single" w:sz="8" w:space="0" w:color="767171"/>
              <w:bottom w:val="single" w:sz="8" w:space="0" w:color="767171"/>
              <w:right w:val="single" w:sz="8" w:space="0" w:color="767171"/>
            </w:tcBorders>
          </w:tcPr>
          <w:p w14:paraId="61352D76" w14:textId="2B2F1848" w:rsidR="52827552" w:rsidRDefault="52827552" w:rsidP="52827552">
            <w:pPr>
              <w:spacing w:line="281"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“Sayiqan” developed and demonstrated </w:t>
            </w:r>
            <w:proofErr w:type="spellStart"/>
            <w:r w:rsidRPr="52827552">
              <w:rPr>
                <w:rFonts w:ascii="Arial" w:eastAsia="Arial" w:hAnsi="Arial" w:cs="Arial"/>
                <w:color w:val="000000" w:themeColor="text1"/>
                <w:sz w:val="24"/>
                <w:szCs w:val="24"/>
              </w:rPr>
              <w:t>entiment</w:t>
            </w:r>
            <w:proofErr w:type="spellEnd"/>
            <w:r w:rsidRPr="52827552">
              <w:rPr>
                <w:rFonts w:ascii="Arial" w:eastAsia="Arial" w:hAnsi="Arial" w:cs="Arial"/>
                <w:color w:val="000000" w:themeColor="text1"/>
                <w:sz w:val="24"/>
                <w:szCs w:val="24"/>
              </w:rPr>
              <w:t xml:space="preserve"> analysis system within the last 3 years. The system was tested by the Israeli office of foreign affairs and achieved level of 80% success. The test </w:t>
            </w:r>
            <w:proofErr w:type="gramStart"/>
            <w:r w:rsidRPr="52827552">
              <w:rPr>
                <w:rFonts w:ascii="Arial" w:eastAsia="Arial" w:hAnsi="Arial" w:cs="Arial"/>
                <w:color w:val="000000" w:themeColor="text1"/>
                <w:sz w:val="24"/>
                <w:szCs w:val="24"/>
              </w:rPr>
              <w:t>was done</w:t>
            </w:r>
            <w:proofErr w:type="gramEnd"/>
            <w:r w:rsidRPr="52827552">
              <w:rPr>
                <w:rFonts w:ascii="Arial" w:eastAsia="Arial" w:hAnsi="Arial" w:cs="Arial"/>
                <w:color w:val="000000" w:themeColor="text1"/>
                <w:sz w:val="24"/>
                <w:szCs w:val="24"/>
              </w:rPr>
              <w:t xml:space="preserve"> in Arabic and we expect even better results in English.</w:t>
            </w:r>
          </w:p>
        </w:tc>
      </w:tr>
      <w:tr w:rsidR="52827552" w14:paraId="3FBB27E1" w14:textId="77777777" w:rsidTr="52827552">
        <w:trPr>
          <w:trHeight w:val="1185"/>
        </w:trPr>
        <w:tc>
          <w:tcPr>
            <w:tcW w:w="2277" w:type="dxa"/>
            <w:tcBorders>
              <w:top w:val="single" w:sz="8" w:space="0" w:color="767171"/>
              <w:left w:val="single" w:sz="8" w:space="0" w:color="767171"/>
              <w:bottom w:val="single" w:sz="8" w:space="0" w:color="767171"/>
              <w:right w:val="single" w:sz="8" w:space="0" w:color="767171"/>
            </w:tcBorders>
          </w:tcPr>
          <w:p w14:paraId="65CB7687" w14:textId="40263F29"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Discourse presentation and analysis </w:t>
            </w:r>
          </w:p>
        </w:tc>
        <w:tc>
          <w:tcPr>
            <w:tcW w:w="2277" w:type="dxa"/>
            <w:tcBorders>
              <w:top w:val="single" w:sz="8" w:space="0" w:color="767171"/>
              <w:left w:val="single" w:sz="8" w:space="0" w:color="767171"/>
              <w:bottom w:val="single" w:sz="8" w:space="0" w:color="767171"/>
              <w:right w:val="single" w:sz="8" w:space="0" w:color="767171"/>
            </w:tcBorders>
          </w:tcPr>
          <w:p w14:paraId="08F05669" w14:textId="2BECE6AB"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6</w:t>
            </w:r>
          </w:p>
        </w:tc>
        <w:tc>
          <w:tcPr>
            <w:tcW w:w="4806" w:type="dxa"/>
            <w:tcBorders>
              <w:top w:val="single" w:sz="8" w:space="0" w:color="767171"/>
              <w:left w:val="single" w:sz="8" w:space="0" w:color="767171"/>
              <w:bottom w:val="single" w:sz="8" w:space="0" w:color="767171"/>
              <w:right w:val="single" w:sz="8" w:space="0" w:color="767171"/>
            </w:tcBorders>
          </w:tcPr>
          <w:p w14:paraId="5ACFFB75" w14:textId="201EDDFB" w:rsidR="52827552" w:rsidRDefault="52827552" w:rsidP="52827552">
            <w:pPr>
              <w:spacing w:line="281"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Graphical presentation of discourse (e.g., Backbone graph) has proven to work. Text summarization is ready to scale (TRL5)</w:t>
            </w:r>
          </w:p>
        </w:tc>
      </w:tr>
    </w:tbl>
    <w:p w14:paraId="7695B372" w14:textId="348B4D91" w:rsidR="52827552" w:rsidRDefault="52827552" w:rsidP="52827552"/>
    <w:tbl>
      <w:tblPr>
        <w:tblStyle w:val="TableGrid"/>
        <w:tblW w:w="0" w:type="auto"/>
        <w:tblLayout w:type="fixed"/>
        <w:tblLook w:val="04A0" w:firstRow="1" w:lastRow="0" w:firstColumn="1" w:lastColumn="0" w:noHBand="0" w:noVBand="1"/>
      </w:tblPr>
      <w:tblGrid>
        <w:gridCol w:w="2289"/>
        <w:gridCol w:w="2289"/>
        <w:gridCol w:w="4782"/>
      </w:tblGrid>
      <w:tr w:rsidR="52827552" w14:paraId="1E6FAD90" w14:textId="77777777" w:rsidTr="52827552">
        <w:trPr>
          <w:trHeight w:val="915"/>
        </w:trPr>
        <w:tc>
          <w:tcPr>
            <w:tcW w:w="2289"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7A58B7E6" w14:textId="19698B76" w:rsidR="52827552" w:rsidRDefault="52827552" w:rsidP="52827552">
            <w:pPr>
              <w:spacing w:line="257" w:lineRule="auto"/>
              <w:jc w:val="both"/>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Technology</w:t>
            </w:r>
          </w:p>
        </w:tc>
        <w:tc>
          <w:tcPr>
            <w:tcW w:w="2289"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4B8BBA5A" w14:textId="408B64E9" w:rsidR="52827552" w:rsidRDefault="52827552" w:rsidP="52827552">
            <w:pPr>
              <w:spacing w:line="257" w:lineRule="auto"/>
              <w:jc w:val="both"/>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 xml:space="preserve">Expected Project’s TRL by the Project Completion </w:t>
            </w:r>
          </w:p>
        </w:tc>
        <w:tc>
          <w:tcPr>
            <w:tcW w:w="4782" w:type="dxa"/>
            <w:tcBorders>
              <w:top w:val="single" w:sz="8" w:space="0" w:color="767171"/>
              <w:left w:val="single" w:sz="8" w:space="0" w:color="767171"/>
              <w:bottom w:val="single" w:sz="8" w:space="0" w:color="767171"/>
              <w:right w:val="single" w:sz="8" w:space="0" w:color="767171"/>
            </w:tcBorders>
            <w:shd w:val="clear" w:color="auto" w:fill="F2F2F2" w:themeFill="background1" w:themeFillShade="F2"/>
          </w:tcPr>
          <w:p w14:paraId="5113EC05" w14:textId="596B09F2" w:rsidR="52827552" w:rsidRDefault="52827552" w:rsidP="52827552">
            <w:pPr>
              <w:spacing w:line="257" w:lineRule="auto"/>
              <w:rPr>
                <w:rFonts w:ascii="Arial" w:eastAsia="Arial" w:hAnsi="Arial" w:cs="Arial"/>
                <w:b/>
                <w:bCs/>
                <w:color w:val="000000" w:themeColor="text1"/>
                <w:sz w:val="24"/>
                <w:szCs w:val="24"/>
              </w:rPr>
            </w:pPr>
            <w:r w:rsidRPr="52827552">
              <w:rPr>
                <w:rFonts w:ascii="Arial" w:eastAsia="Arial" w:hAnsi="Arial" w:cs="Arial"/>
                <w:b/>
                <w:bCs/>
                <w:color w:val="000000" w:themeColor="text1"/>
                <w:sz w:val="24"/>
                <w:szCs w:val="24"/>
              </w:rPr>
              <w:t xml:space="preserve">Examples substantiating the project’s expected TRL by the Project’s Completion (based on the Goals and Deliverables provided in section E.2) </w:t>
            </w:r>
          </w:p>
        </w:tc>
      </w:tr>
      <w:tr w:rsidR="52827552" w14:paraId="73EAA7FB" w14:textId="77777777" w:rsidTr="52827552">
        <w:trPr>
          <w:trHeight w:val="690"/>
        </w:trPr>
        <w:tc>
          <w:tcPr>
            <w:tcW w:w="2289" w:type="dxa"/>
            <w:tcBorders>
              <w:top w:val="single" w:sz="8" w:space="0" w:color="767171"/>
              <w:left w:val="single" w:sz="8" w:space="0" w:color="767171"/>
              <w:bottom w:val="single" w:sz="8" w:space="0" w:color="767171"/>
              <w:right w:val="single" w:sz="8" w:space="0" w:color="767171"/>
            </w:tcBorders>
          </w:tcPr>
          <w:p w14:paraId="4FD1DEE6" w14:textId="1F0F8921" w:rsidR="52827552" w:rsidRDefault="52827552" w:rsidP="52827552">
            <w:pPr>
              <w:spacing w:line="257" w:lineRule="auto"/>
              <w:rPr>
                <w:rFonts w:ascii="Arial" w:eastAsia="Arial" w:hAnsi="Arial" w:cs="Arial"/>
                <w:sz w:val="24"/>
                <w:szCs w:val="24"/>
                <w:highlight w:val="yellow"/>
              </w:rPr>
            </w:pPr>
            <w:r w:rsidRPr="52827552">
              <w:rPr>
                <w:rFonts w:ascii="Arial" w:eastAsia="Arial" w:hAnsi="Arial" w:cs="Arial"/>
                <w:sz w:val="24"/>
                <w:szCs w:val="24"/>
              </w:rPr>
              <w:t>Semantic knowledge graph</w:t>
            </w:r>
          </w:p>
        </w:tc>
        <w:tc>
          <w:tcPr>
            <w:tcW w:w="2289" w:type="dxa"/>
            <w:tcBorders>
              <w:top w:val="single" w:sz="8" w:space="0" w:color="767171"/>
              <w:left w:val="single" w:sz="8" w:space="0" w:color="767171"/>
              <w:bottom w:val="single" w:sz="8" w:space="0" w:color="767171"/>
              <w:right w:val="single" w:sz="8" w:space="0" w:color="767171"/>
            </w:tcBorders>
          </w:tcPr>
          <w:p w14:paraId="12551FB9" w14:textId="0AD08E1B"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9</w:t>
            </w:r>
          </w:p>
        </w:tc>
        <w:tc>
          <w:tcPr>
            <w:tcW w:w="4782" w:type="dxa"/>
            <w:tcBorders>
              <w:top w:val="single" w:sz="8" w:space="0" w:color="767171"/>
              <w:left w:val="single" w:sz="8" w:space="0" w:color="767171"/>
              <w:bottom w:val="single" w:sz="8" w:space="0" w:color="767171"/>
              <w:right w:val="single" w:sz="8" w:space="0" w:color="767171"/>
            </w:tcBorders>
          </w:tcPr>
          <w:p w14:paraId="6EDB5166" w14:textId="0BA6FC0E"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This technology has been in deployment</w:t>
            </w:r>
          </w:p>
          <w:p w14:paraId="3045D5CF" w14:textId="0D913808"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tc>
      </w:tr>
      <w:tr w:rsidR="52827552" w14:paraId="5505B871" w14:textId="77777777" w:rsidTr="52827552">
        <w:trPr>
          <w:trHeight w:val="930"/>
        </w:trPr>
        <w:tc>
          <w:tcPr>
            <w:tcW w:w="2289" w:type="dxa"/>
            <w:tcBorders>
              <w:top w:val="single" w:sz="8" w:space="0" w:color="767171"/>
              <w:left w:val="single" w:sz="8" w:space="0" w:color="767171"/>
              <w:bottom w:val="single" w:sz="8" w:space="0" w:color="767171"/>
              <w:right w:val="single" w:sz="8" w:space="0" w:color="767171"/>
            </w:tcBorders>
          </w:tcPr>
          <w:p w14:paraId="05E7F4E4" w14:textId="67C6F402" w:rsidR="52827552" w:rsidRDefault="52827552" w:rsidP="52827552">
            <w:pPr>
              <w:spacing w:line="257" w:lineRule="auto"/>
              <w:rPr>
                <w:rFonts w:ascii="Arial" w:eastAsia="Arial" w:hAnsi="Arial" w:cs="Arial"/>
                <w:sz w:val="24"/>
                <w:szCs w:val="24"/>
                <w:highlight w:val="yellow"/>
              </w:rPr>
            </w:pPr>
            <w:r w:rsidRPr="52827552">
              <w:rPr>
                <w:rFonts w:ascii="Arial" w:eastAsia="Arial" w:hAnsi="Arial" w:cs="Arial"/>
                <w:sz w:val="24"/>
                <w:szCs w:val="24"/>
              </w:rPr>
              <w:t>Clustering</w:t>
            </w:r>
          </w:p>
        </w:tc>
        <w:tc>
          <w:tcPr>
            <w:tcW w:w="2289" w:type="dxa"/>
            <w:tcBorders>
              <w:top w:val="single" w:sz="8" w:space="0" w:color="767171"/>
              <w:left w:val="single" w:sz="8" w:space="0" w:color="767171"/>
              <w:bottom w:val="single" w:sz="8" w:space="0" w:color="767171"/>
              <w:right w:val="single" w:sz="8" w:space="0" w:color="767171"/>
            </w:tcBorders>
          </w:tcPr>
          <w:p w14:paraId="3C6F66E5" w14:textId="7D9D5091"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TRL 8</w:t>
            </w:r>
          </w:p>
        </w:tc>
        <w:tc>
          <w:tcPr>
            <w:tcW w:w="4782" w:type="dxa"/>
            <w:tcBorders>
              <w:top w:val="single" w:sz="8" w:space="0" w:color="767171"/>
              <w:left w:val="single" w:sz="8" w:space="0" w:color="767171"/>
              <w:bottom w:val="single" w:sz="8" w:space="0" w:color="767171"/>
              <w:right w:val="single" w:sz="8" w:space="0" w:color="767171"/>
            </w:tcBorders>
          </w:tcPr>
          <w:p w14:paraId="4FC3B2BF" w14:textId="3D3001D7"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No change expected</w:t>
            </w:r>
          </w:p>
        </w:tc>
      </w:tr>
      <w:tr w:rsidR="52827552" w14:paraId="03DFD84B"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045E2BE4" w14:textId="5A1A6075" w:rsidR="52827552" w:rsidRDefault="52827552" w:rsidP="52827552">
            <w:pPr>
              <w:rPr>
                <w:rFonts w:ascii="Arial" w:eastAsia="Arial" w:hAnsi="Arial" w:cs="Arial"/>
                <w:sz w:val="24"/>
                <w:szCs w:val="24"/>
              </w:rPr>
            </w:pPr>
            <w:r w:rsidRPr="52827552">
              <w:rPr>
                <w:rFonts w:ascii="Arial" w:eastAsia="Arial" w:hAnsi="Arial" w:cs="Arial"/>
                <w:sz w:val="24"/>
                <w:szCs w:val="24"/>
              </w:rPr>
              <w:t>Topic modeling</w:t>
            </w:r>
          </w:p>
          <w:p w14:paraId="55BBF6A0" w14:textId="5CA7F2A7" w:rsidR="52827552" w:rsidRDefault="52827552" w:rsidP="52827552">
            <w:pPr>
              <w:spacing w:line="257" w:lineRule="auto"/>
              <w:rPr>
                <w:rFonts w:ascii="Arial" w:eastAsia="Arial" w:hAnsi="Arial" w:cs="Arial"/>
                <w:color w:val="000000" w:themeColor="text1"/>
                <w:sz w:val="24"/>
                <w:szCs w:val="24"/>
              </w:rPr>
            </w:pPr>
          </w:p>
        </w:tc>
        <w:tc>
          <w:tcPr>
            <w:tcW w:w="2289" w:type="dxa"/>
            <w:tcBorders>
              <w:top w:val="single" w:sz="8" w:space="0" w:color="767171"/>
              <w:left w:val="single" w:sz="8" w:space="0" w:color="767171"/>
              <w:bottom w:val="single" w:sz="8" w:space="0" w:color="767171"/>
              <w:right w:val="single" w:sz="8" w:space="0" w:color="767171"/>
            </w:tcBorders>
          </w:tcPr>
          <w:p w14:paraId="5899CBFA" w14:textId="7036D85F"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tc>
        <w:tc>
          <w:tcPr>
            <w:tcW w:w="4782" w:type="dxa"/>
            <w:tcBorders>
              <w:top w:val="single" w:sz="8" w:space="0" w:color="767171"/>
              <w:left w:val="single" w:sz="8" w:space="0" w:color="767171"/>
              <w:bottom w:val="single" w:sz="8" w:space="0" w:color="767171"/>
              <w:right w:val="single" w:sz="8" w:space="0" w:color="767171"/>
            </w:tcBorders>
          </w:tcPr>
          <w:p w14:paraId="330FD997" w14:textId="074C8C2A"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(Example of Goals and Deliverables from Section E.2 that will support your prediction) – Example 2 </w:t>
            </w:r>
          </w:p>
          <w:p w14:paraId="09CC1413" w14:textId="0048D6B8"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 </w:t>
            </w:r>
          </w:p>
          <w:p w14:paraId="7B7AE6D4" w14:textId="4610E177" w:rsidR="52827552" w:rsidRDefault="52827552" w:rsidP="52827552">
            <w:pPr>
              <w:spacing w:line="257" w:lineRule="auto"/>
              <w:rPr>
                <w:rFonts w:ascii="Arial" w:eastAsia="Arial" w:hAnsi="Arial" w:cs="Arial"/>
                <w:color w:val="000000" w:themeColor="text1"/>
                <w:sz w:val="24"/>
                <w:szCs w:val="24"/>
              </w:rPr>
            </w:pPr>
          </w:p>
        </w:tc>
      </w:tr>
      <w:tr w:rsidR="52827552" w14:paraId="415D9888"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4DF51668" w14:textId="0CF663BD"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classification</w:t>
            </w:r>
          </w:p>
        </w:tc>
        <w:tc>
          <w:tcPr>
            <w:tcW w:w="2289" w:type="dxa"/>
            <w:tcBorders>
              <w:top w:val="single" w:sz="8" w:space="0" w:color="767171"/>
              <w:left w:val="single" w:sz="8" w:space="0" w:color="767171"/>
              <w:bottom w:val="single" w:sz="8" w:space="0" w:color="767171"/>
              <w:right w:val="single" w:sz="8" w:space="0" w:color="767171"/>
            </w:tcBorders>
          </w:tcPr>
          <w:p w14:paraId="2FAB95FB" w14:textId="0707F598"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TRL8</w:t>
            </w:r>
          </w:p>
        </w:tc>
        <w:tc>
          <w:tcPr>
            <w:tcW w:w="4782" w:type="dxa"/>
            <w:tcBorders>
              <w:top w:val="single" w:sz="8" w:space="0" w:color="767171"/>
              <w:left w:val="single" w:sz="8" w:space="0" w:color="767171"/>
              <w:bottom w:val="single" w:sz="8" w:space="0" w:color="767171"/>
              <w:right w:val="single" w:sz="8" w:space="0" w:color="767171"/>
            </w:tcBorders>
          </w:tcPr>
          <w:p w14:paraId="21DD2556" w14:textId="3D3001D7"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No change expected</w:t>
            </w:r>
          </w:p>
          <w:p w14:paraId="3A6DF77B" w14:textId="41FAFDA9" w:rsidR="52827552" w:rsidRDefault="52827552" w:rsidP="52827552">
            <w:pPr>
              <w:spacing w:line="276" w:lineRule="auto"/>
              <w:rPr>
                <w:rFonts w:ascii="Arial" w:eastAsia="Arial" w:hAnsi="Arial" w:cs="Arial"/>
                <w:color w:val="000000" w:themeColor="text1"/>
                <w:sz w:val="24"/>
                <w:szCs w:val="24"/>
              </w:rPr>
            </w:pPr>
          </w:p>
        </w:tc>
      </w:tr>
      <w:tr w:rsidR="52827552" w14:paraId="0620C346"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15E5C718" w14:textId="6F62F45C"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Discourse Summarization</w:t>
            </w:r>
          </w:p>
        </w:tc>
        <w:tc>
          <w:tcPr>
            <w:tcW w:w="2289" w:type="dxa"/>
            <w:tcBorders>
              <w:top w:val="single" w:sz="8" w:space="0" w:color="767171"/>
              <w:left w:val="single" w:sz="8" w:space="0" w:color="767171"/>
              <w:bottom w:val="single" w:sz="8" w:space="0" w:color="767171"/>
              <w:right w:val="single" w:sz="8" w:space="0" w:color="767171"/>
            </w:tcBorders>
          </w:tcPr>
          <w:p w14:paraId="113859E3" w14:textId="2E2810C5" w:rsidR="52827552" w:rsidRDefault="52827552" w:rsidP="52827552">
            <w:pPr>
              <w:spacing w:line="257" w:lineRule="auto"/>
              <w:rPr>
                <w:rFonts w:ascii="Arial" w:eastAsia="Arial" w:hAnsi="Arial" w:cs="Arial"/>
                <w:color w:val="000000" w:themeColor="text1"/>
                <w:sz w:val="24"/>
                <w:szCs w:val="24"/>
              </w:rPr>
            </w:pPr>
          </w:p>
        </w:tc>
        <w:tc>
          <w:tcPr>
            <w:tcW w:w="4782" w:type="dxa"/>
            <w:tcBorders>
              <w:top w:val="single" w:sz="8" w:space="0" w:color="767171"/>
              <w:left w:val="single" w:sz="8" w:space="0" w:color="767171"/>
              <w:bottom w:val="single" w:sz="8" w:space="0" w:color="767171"/>
              <w:right w:val="single" w:sz="8" w:space="0" w:color="767171"/>
            </w:tcBorders>
          </w:tcPr>
          <w:p w14:paraId="717C72D4" w14:textId="5C461106" w:rsidR="52827552" w:rsidRDefault="52827552" w:rsidP="52827552">
            <w:pPr>
              <w:spacing w:line="276" w:lineRule="auto"/>
              <w:rPr>
                <w:rFonts w:ascii="Arial" w:eastAsia="Arial" w:hAnsi="Arial" w:cs="Arial"/>
                <w:color w:val="000000" w:themeColor="text1"/>
                <w:sz w:val="24"/>
                <w:szCs w:val="24"/>
              </w:rPr>
            </w:pPr>
          </w:p>
        </w:tc>
      </w:tr>
      <w:tr w:rsidR="52827552" w14:paraId="51A90603"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6890F619" w14:textId="2C471BE5" w:rsidR="52827552" w:rsidRDefault="52827552" w:rsidP="52827552">
            <w:pPr>
              <w:spacing w:line="257" w:lineRule="auto"/>
              <w:rPr>
                <w:rFonts w:ascii="Arial" w:eastAsia="Arial" w:hAnsi="Arial" w:cs="Arial"/>
                <w:sz w:val="24"/>
                <w:szCs w:val="24"/>
              </w:rPr>
            </w:pPr>
            <w:r w:rsidRPr="52827552">
              <w:rPr>
                <w:rFonts w:ascii="Arial" w:eastAsia="Arial" w:hAnsi="Arial" w:cs="Arial"/>
                <w:sz w:val="24"/>
                <w:szCs w:val="24"/>
              </w:rPr>
              <w:t>Key/Boost posts and authors</w:t>
            </w:r>
          </w:p>
        </w:tc>
        <w:tc>
          <w:tcPr>
            <w:tcW w:w="2289" w:type="dxa"/>
            <w:tcBorders>
              <w:top w:val="single" w:sz="8" w:space="0" w:color="767171"/>
              <w:left w:val="single" w:sz="8" w:space="0" w:color="767171"/>
              <w:bottom w:val="single" w:sz="8" w:space="0" w:color="767171"/>
              <w:right w:val="single" w:sz="8" w:space="0" w:color="767171"/>
            </w:tcBorders>
          </w:tcPr>
          <w:p w14:paraId="4869A00B" w14:textId="30841BE9" w:rsidR="52827552" w:rsidRDefault="52827552" w:rsidP="52827552">
            <w:pPr>
              <w:spacing w:line="257" w:lineRule="auto"/>
              <w:rPr>
                <w:rFonts w:ascii="Arial" w:eastAsia="Arial" w:hAnsi="Arial" w:cs="Arial"/>
                <w:color w:val="222222"/>
                <w:sz w:val="24"/>
                <w:szCs w:val="24"/>
              </w:rPr>
            </w:pPr>
            <w:r w:rsidRPr="52827552">
              <w:rPr>
                <w:rFonts w:ascii="Arial" w:eastAsia="Arial" w:hAnsi="Arial" w:cs="Arial"/>
                <w:color w:val="222222"/>
                <w:sz w:val="24"/>
                <w:szCs w:val="24"/>
              </w:rPr>
              <w:t>TRL 7</w:t>
            </w:r>
          </w:p>
        </w:tc>
        <w:tc>
          <w:tcPr>
            <w:tcW w:w="4782" w:type="dxa"/>
            <w:tcBorders>
              <w:top w:val="single" w:sz="8" w:space="0" w:color="767171"/>
              <w:left w:val="single" w:sz="8" w:space="0" w:color="767171"/>
              <w:bottom w:val="single" w:sz="8" w:space="0" w:color="767171"/>
              <w:right w:val="single" w:sz="8" w:space="0" w:color="767171"/>
            </w:tcBorders>
          </w:tcPr>
          <w:p w14:paraId="58204846" w14:textId="7A6CE130" w:rsidR="52827552" w:rsidRDefault="52827552" w:rsidP="52827552">
            <w:pPr>
              <w:spacing w:line="276" w:lineRule="auto"/>
              <w:rPr>
                <w:rFonts w:ascii="Arial" w:eastAsia="Arial" w:hAnsi="Arial" w:cs="Arial"/>
                <w:color w:val="000000" w:themeColor="text1"/>
                <w:sz w:val="24"/>
                <w:szCs w:val="24"/>
              </w:rPr>
            </w:pPr>
          </w:p>
        </w:tc>
      </w:tr>
      <w:tr w:rsidR="52827552" w14:paraId="66D674BE"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7AFA8AF1" w14:textId="33942689" w:rsidR="52827552" w:rsidRDefault="52827552" w:rsidP="52827552">
            <w:pPr>
              <w:rPr>
                <w:rFonts w:ascii="Arial" w:eastAsia="Arial" w:hAnsi="Arial" w:cs="Arial"/>
                <w:sz w:val="24"/>
                <w:szCs w:val="24"/>
              </w:rPr>
            </w:pPr>
            <w:r w:rsidRPr="52827552">
              <w:rPr>
                <w:rFonts w:ascii="Arial" w:eastAsia="Arial" w:hAnsi="Arial" w:cs="Arial"/>
                <w:sz w:val="24"/>
                <w:szCs w:val="24"/>
              </w:rPr>
              <w:lastRenderedPageBreak/>
              <w:t>Event detection</w:t>
            </w:r>
          </w:p>
          <w:p w14:paraId="287F777C" w14:textId="1597B52C" w:rsidR="52827552" w:rsidRDefault="52827552" w:rsidP="52827552">
            <w:pPr>
              <w:spacing w:line="257" w:lineRule="auto"/>
              <w:rPr>
                <w:rFonts w:ascii="Arial" w:eastAsia="Arial" w:hAnsi="Arial" w:cs="Arial"/>
                <w:color w:val="000000" w:themeColor="text1"/>
                <w:sz w:val="24"/>
                <w:szCs w:val="24"/>
              </w:rPr>
            </w:pPr>
          </w:p>
        </w:tc>
        <w:tc>
          <w:tcPr>
            <w:tcW w:w="2289" w:type="dxa"/>
            <w:tcBorders>
              <w:top w:val="single" w:sz="8" w:space="0" w:color="767171"/>
              <w:left w:val="single" w:sz="8" w:space="0" w:color="767171"/>
              <w:bottom w:val="single" w:sz="8" w:space="0" w:color="767171"/>
              <w:right w:val="single" w:sz="8" w:space="0" w:color="767171"/>
            </w:tcBorders>
          </w:tcPr>
          <w:p w14:paraId="49D85192" w14:textId="58ACF640" w:rsidR="52827552" w:rsidRDefault="52827552" w:rsidP="52827552">
            <w:pPr>
              <w:spacing w:line="257" w:lineRule="auto"/>
              <w:rPr>
                <w:rFonts w:ascii="Arial" w:eastAsia="Arial" w:hAnsi="Arial" w:cs="Arial"/>
                <w:color w:val="222222"/>
                <w:sz w:val="24"/>
                <w:szCs w:val="24"/>
              </w:rPr>
            </w:pPr>
            <w:r w:rsidRPr="52827552">
              <w:rPr>
                <w:rFonts w:ascii="Arial" w:eastAsia="Arial" w:hAnsi="Arial" w:cs="Arial"/>
                <w:color w:val="222222"/>
                <w:sz w:val="24"/>
                <w:szCs w:val="24"/>
              </w:rPr>
              <w:t>TRL 7</w:t>
            </w:r>
          </w:p>
        </w:tc>
        <w:tc>
          <w:tcPr>
            <w:tcW w:w="4782" w:type="dxa"/>
            <w:tcBorders>
              <w:top w:val="single" w:sz="8" w:space="0" w:color="767171"/>
              <w:left w:val="single" w:sz="8" w:space="0" w:color="767171"/>
              <w:bottom w:val="single" w:sz="8" w:space="0" w:color="767171"/>
              <w:right w:val="single" w:sz="8" w:space="0" w:color="767171"/>
            </w:tcBorders>
          </w:tcPr>
          <w:p w14:paraId="340CF458" w14:textId="64B03E62" w:rsidR="52827552" w:rsidRDefault="52827552" w:rsidP="52827552">
            <w:pPr>
              <w:spacing w:line="276" w:lineRule="auto"/>
              <w:rPr>
                <w:rFonts w:ascii="Arial" w:eastAsia="Arial" w:hAnsi="Arial" w:cs="Arial"/>
                <w:color w:val="000000" w:themeColor="text1"/>
                <w:sz w:val="24"/>
                <w:szCs w:val="24"/>
              </w:rPr>
            </w:pPr>
          </w:p>
        </w:tc>
      </w:tr>
      <w:tr w:rsidR="52827552" w14:paraId="7E1B5694"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21E4883F" w14:textId="435F90BD" w:rsidR="52827552" w:rsidRDefault="52827552" w:rsidP="52827552">
            <w:pPr>
              <w:rPr>
                <w:rFonts w:ascii="Arial" w:eastAsia="Arial" w:hAnsi="Arial" w:cs="Arial"/>
                <w:sz w:val="24"/>
                <w:szCs w:val="24"/>
              </w:rPr>
            </w:pPr>
            <w:r w:rsidRPr="52827552">
              <w:rPr>
                <w:rFonts w:ascii="Arial" w:eastAsia="Arial" w:hAnsi="Arial" w:cs="Arial"/>
                <w:sz w:val="24"/>
                <w:szCs w:val="24"/>
              </w:rPr>
              <w:t>Hostile campaign identification</w:t>
            </w:r>
          </w:p>
          <w:p w14:paraId="024D36EC" w14:textId="7E758302" w:rsidR="52827552" w:rsidRDefault="52827552" w:rsidP="52827552">
            <w:pPr>
              <w:spacing w:line="257" w:lineRule="auto"/>
              <w:rPr>
                <w:rFonts w:ascii="Arial" w:eastAsia="Arial" w:hAnsi="Arial" w:cs="Arial"/>
                <w:color w:val="000000" w:themeColor="text1"/>
                <w:sz w:val="24"/>
                <w:szCs w:val="24"/>
              </w:rPr>
            </w:pPr>
          </w:p>
        </w:tc>
        <w:tc>
          <w:tcPr>
            <w:tcW w:w="2289" w:type="dxa"/>
            <w:tcBorders>
              <w:top w:val="single" w:sz="8" w:space="0" w:color="767171"/>
              <w:left w:val="single" w:sz="8" w:space="0" w:color="767171"/>
              <w:bottom w:val="single" w:sz="8" w:space="0" w:color="767171"/>
              <w:right w:val="single" w:sz="8" w:space="0" w:color="767171"/>
            </w:tcBorders>
          </w:tcPr>
          <w:p w14:paraId="49701911" w14:textId="5C7937DC"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7</w:t>
            </w:r>
          </w:p>
        </w:tc>
        <w:tc>
          <w:tcPr>
            <w:tcW w:w="4782" w:type="dxa"/>
            <w:tcBorders>
              <w:top w:val="single" w:sz="8" w:space="0" w:color="767171"/>
              <w:left w:val="single" w:sz="8" w:space="0" w:color="767171"/>
              <w:bottom w:val="single" w:sz="8" w:space="0" w:color="767171"/>
              <w:right w:val="single" w:sz="8" w:space="0" w:color="767171"/>
            </w:tcBorders>
          </w:tcPr>
          <w:p w14:paraId="5D384C9A" w14:textId="60B5FDA8"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 xml:space="preserve">In the proposed research we plan major progress, </w:t>
            </w:r>
            <w:proofErr w:type="spellStart"/>
            <w:r w:rsidRPr="52827552">
              <w:rPr>
                <w:rFonts w:ascii="Arial" w:eastAsia="Arial" w:hAnsi="Arial" w:cs="Arial"/>
                <w:color w:val="000000" w:themeColor="text1"/>
                <w:sz w:val="24"/>
                <w:szCs w:val="24"/>
              </w:rPr>
              <w:t>appling</w:t>
            </w:r>
            <w:proofErr w:type="spellEnd"/>
            <w:r w:rsidRPr="52827552">
              <w:rPr>
                <w:rFonts w:ascii="Arial" w:eastAsia="Arial" w:hAnsi="Arial" w:cs="Arial"/>
                <w:color w:val="000000" w:themeColor="text1"/>
                <w:sz w:val="24"/>
                <w:szCs w:val="24"/>
              </w:rPr>
              <w:t xml:space="preserve"> the model suggested in task 8 within the social networks arena.</w:t>
            </w:r>
          </w:p>
        </w:tc>
      </w:tr>
      <w:tr w:rsidR="52827552" w14:paraId="1BFD6DF3"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3645322B" w14:textId="3B970AA9" w:rsidR="52827552" w:rsidRDefault="52827552" w:rsidP="52827552">
            <w:pPr>
              <w:rPr>
                <w:rFonts w:ascii="Arial" w:eastAsia="Arial" w:hAnsi="Arial" w:cs="Arial"/>
                <w:sz w:val="24"/>
                <w:szCs w:val="24"/>
              </w:rPr>
            </w:pPr>
            <w:r w:rsidRPr="52827552">
              <w:rPr>
                <w:rFonts w:ascii="Arial" w:eastAsia="Arial" w:hAnsi="Arial" w:cs="Arial"/>
                <w:sz w:val="24"/>
                <w:szCs w:val="24"/>
              </w:rPr>
              <w:t>Sentiment analysis</w:t>
            </w:r>
          </w:p>
          <w:p w14:paraId="3F1317BC" w14:textId="6B7D65A5" w:rsidR="52827552" w:rsidRDefault="52827552" w:rsidP="52827552">
            <w:pPr>
              <w:rPr>
                <w:rFonts w:ascii="Arial" w:eastAsia="Arial" w:hAnsi="Arial" w:cs="Arial"/>
                <w:sz w:val="24"/>
                <w:szCs w:val="24"/>
                <w:highlight w:val="yellow"/>
              </w:rPr>
            </w:pPr>
          </w:p>
          <w:p w14:paraId="6EED15DD" w14:textId="59848EFF" w:rsidR="52827552" w:rsidRDefault="52827552" w:rsidP="52827552">
            <w:pPr>
              <w:spacing w:line="257" w:lineRule="auto"/>
              <w:rPr>
                <w:rFonts w:ascii="Arial" w:eastAsia="Arial" w:hAnsi="Arial" w:cs="Arial"/>
                <w:color w:val="000000" w:themeColor="text1"/>
                <w:sz w:val="24"/>
                <w:szCs w:val="24"/>
              </w:rPr>
            </w:pPr>
          </w:p>
        </w:tc>
        <w:tc>
          <w:tcPr>
            <w:tcW w:w="2289" w:type="dxa"/>
            <w:tcBorders>
              <w:top w:val="single" w:sz="8" w:space="0" w:color="767171"/>
              <w:left w:val="single" w:sz="8" w:space="0" w:color="767171"/>
              <w:bottom w:val="single" w:sz="8" w:space="0" w:color="767171"/>
              <w:right w:val="single" w:sz="8" w:space="0" w:color="767171"/>
            </w:tcBorders>
          </w:tcPr>
          <w:p w14:paraId="13ADC6DC" w14:textId="0145468A"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8</w:t>
            </w:r>
          </w:p>
        </w:tc>
        <w:tc>
          <w:tcPr>
            <w:tcW w:w="4782" w:type="dxa"/>
            <w:tcBorders>
              <w:top w:val="single" w:sz="8" w:space="0" w:color="767171"/>
              <w:left w:val="single" w:sz="8" w:space="0" w:color="767171"/>
              <w:bottom w:val="single" w:sz="8" w:space="0" w:color="767171"/>
              <w:right w:val="single" w:sz="8" w:space="0" w:color="767171"/>
            </w:tcBorders>
          </w:tcPr>
          <w:p w14:paraId="2429EEEB" w14:textId="275440CC"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We Plan our sentiment analysis will be more mature after implementing on a grand scale in English (task 8).</w:t>
            </w:r>
          </w:p>
        </w:tc>
      </w:tr>
      <w:tr w:rsidR="52827552" w14:paraId="53E2C5A9" w14:textId="77777777" w:rsidTr="52827552">
        <w:trPr>
          <w:trHeight w:val="1185"/>
        </w:trPr>
        <w:tc>
          <w:tcPr>
            <w:tcW w:w="2289" w:type="dxa"/>
            <w:tcBorders>
              <w:top w:val="single" w:sz="8" w:space="0" w:color="767171"/>
              <w:left w:val="single" w:sz="8" w:space="0" w:color="767171"/>
              <w:bottom w:val="single" w:sz="8" w:space="0" w:color="767171"/>
              <w:right w:val="single" w:sz="8" w:space="0" w:color="767171"/>
            </w:tcBorders>
          </w:tcPr>
          <w:p w14:paraId="34487888" w14:textId="23EFC3E1"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Discourse presentation and analysis</w:t>
            </w:r>
          </w:p>
        </w:tc>
        <w:tc>
          <w:tcPr>
            <w:tcW w:w="2289" w:type="dxa"/>
            <w:tcBorders>
              <w:top w:val="single" w:sz="8" w:space="0" w:color="767171"/>
              <w:left w:val="single" w:sz="8" w:space="0" w:color="767171"/>
              <w:bottom w:val="single" w:sz="8" w:space="0" w:color="767171"/>
              <w:right w:val="single" w:sz="8" w:space="0" w:color="767171"/>
            </w:tcBorders>
          </w:tcPr>
          <w:p w14:paraId="4AFB7467" w14:textId="257939CC" w:rsidR="52827552" w:rsidRDefault="52827552" w:rsidP="52827552">
            <w:pPr>
              <w:spacing w:line="257"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TRL 7</w:t>
            </w:r>
          </w:p>
        </w:tc>
        <w:tc>
          <w:tcPr>
            <w:tcW w:w="4782" w:type="dxa"/>
            <w:tcBorders>
              <w:top w:val="single" w:sz="8" w:space="0" w:color="767171"/>
              <w:left w:val="single" w:sz="8" w:space="0" w:color="767171"/>
              <w:bottom w:val="single" w:sz="8" w:space="0" w:color="767171"/>
              <w:right w:val="single" w:sz="8" w:space="0" w:color="767171"/>
            </w:tcBorders>
          </w:tcPr>
          <w:p w14:paraId="5775DE33" w14:textId="34DD57AA" w:rsidR="52827552" w:rsidRDefault="52827552" w:rsidP="52827552">
            <w:pPr>
              <w:spacing w:line="276" w:lineRule="auto"/>
              <w:rPr>
                <w:rFonts w:ascii="Arial" w:eastAsia="Arial" w:hAnsi="Arial" w:cs="Arial"/>
                <w:color w:val="000000" w:themeColor="text1"/>
                <w:sz w:val="24"/>
                <w:szCs w:val="24"/>
              </w:rPr>
            </w:pPr>
            <w:r w:rsidRPr="52827552">
              <w:rPr>
                <w:rFonts w:ascii="Arial" w:eastAsia="Arial" w:hAnsi="Arial" w:cs="Arial"/>
                <w:color w:val="000000" w:themeColor="text1"/>
                <w:sz w:val="24"/>
                <w:szCs w:val="24"/>
              </w:rPr>
              <w:t>WE will bring both the graphical tool and discourse summarization to at least TRL 7 during the project development</w:t>
            </w:r>
          </w:p>
        </w:tc>
      </w:tr>
    </w:tbl>
    <w:p w14:paraId="3E69F634" w14:textId="59B9A276" w:rsidR="52827552" w:rsidRDefault="52827552" w:rsidP="52827552">
      <w:pPr>
        <w:rPr>
          <w:sz w:val="24"/>
          <w:szCs w:val="24"/>
        </w:rPr>
      </w:pPr>
    </w:p>
    <w:p w14:paraId="60B36D76" w14:textId="2097E121" w:rsidR="52827552" w:rsidRDefault="52827552" w:rsidP="52827552"/>
    <w:p w14:paraId="00000017" w14:textId="77777777" w:rsidR="003C58DF" w:rsidRDefault="003C58DF">
      <w:pPr>
        <w:sectPr w:rsidR="003C58DF">
          <w:headerReference w:type="default" r:id="rId30"/>
          <w:footerReference w:type="default" r:id="rId31"/>
          <w:type w:val="continuous"/>
          <w:pgSz w:w="12240" w:h="15840"/>
          <w:pgMar w:top="1440" w:right="1440" w:bottom="1440" w:left="1440" w:header="720" w:footer="720" w:gutter="0"/>
          <w:cols w:space="720"/>
        </w:sectPr>
      </w:pPr>
    </w:p>
    <w:p w14:paraId="00000018" w14:textId="77777777" w:rsidR="003C58DF" w:rsidRDefault="00606428">
      <w:pPr>
        <w:pStyle w:val="Heading1"/>
      </w:pPr>
      <w:bookmarkStart w:id="86" w:name="_hdfudvjtkfe1" w:colFirst="0" w:colLast="0"/>
      <w:bookmarkEnd w:id="86"/>
      <w:r>
        <w:lastRenderedPageBreak/>
        <w:t>F. Program Plan</w:t>
      </w:r>
    </w:p>
    <w:p w14:paraId="00000019" w14:textId="77777777" w:rsidR="003C58DF" w:rsidRDefault="003C58DF"/>
    <w:p w14:paraId="0000001A" w14:textId="77777777" w:rsidR="003C58DF" w:rsidRDefault="003C58DF"/>
    <w:tbl>
      <w:tblPr>
        <w:tblStyle w:val="TableGrid"/>
        <w:tblW w:w="0" w:type="auto"/>
        <w:tblInd w:w="195" w:type="dxa"/>
        <w:tblLayout w:type="fixed"/>
        <w:tblLook w:val="04A0" w:firstRow="1" w:lastRow="0" w:firstColumn="1" w:lastColumn="0" w:noHBand="0" w:noVBand="1"/>
      </w:tblPr>
      <w:tblGrid>
        <w:gridCol w:w="705"/>
        <w:gridCol w:w="675"/>
        <w:gridCol w:w="795"/>
        <w:gridCol w:w="360"/>
        <w:gridCol w:w="345"/>
        <w:gridCol w:w="345"/>
        <w:gridCol w:w="375"/>
        <w:gridCol w:w="375"/>
        <w:gridCol w:w="405"/>
        <w:gridCol w:w="390"/>
        <w:gridCol w:w="420"/>
        <w:gridCol w:w="405"/>
        <w:gridCol w:w="360"/>
        <w:gridCol w:w="375"/>
        <w:gridCol w:w="405"/>
        <w:gridCol w:w="405"/>
        <w:gridCol w:w="435"/>
        <w:gridCol w:w="405"/>
        <w:gridCol w:w="360"/>
        <w:gridCol w:w="420"/>
        <w:gridCol w:w="432"/>
      </w:tblGrid>
      <w:tr w:rsidR="52827552" w14:paraId="1504EB6E" w14:textId="77777777" w:rsidTr="52827552">
        <w:trPr>
          <w:trHeight w:val="645"/>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D68CB7" w14:textId="1DF4D5CA" w:rsidR="52827552" w:rsidRDefault="52827552" w:rsidP="52827552">
            <w:pPr>
              <w:spacing w:line="257" w:lineRule="auto"/>
              <w:ind w:left="80" w:hanging="80"/>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Task #</w:t>
            </w:r>
          </w:p>
        </w:tc>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F88877" w14:textId="583C9A45" w:rsidR="52827552" w:rsidRDefault="52827552" w:rsidP="52827552">
            <w:pPr>
              <w:spacing w:line="257" w:lineRule="auto"/>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 xml:space="preserve"> Task name                           </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D5B15A" w14:textId="60380095"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Task Duration</w:t>
            </w:r>
          </w:p>
          <w:p w14:paraId="4C39504F" w14:textId="4325721A"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(Months)</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87B64" w14:textId="5E590C87" w:rsidR="52827552" w:rsidRDefault="52827552" w:rsidP="52827552">
            <w:pPr>
              <w:spacing w:line="257" w:lineRule="auto"/>
              <w:jc w:val="both"/>
              <w:rPr>
                <w:rFonts w:ascii="Arial" w:eastAsia="Arial" w:hAnsi="Arial" w:cs="Arial"/>
                <w:color w:val="000000" w:themeColor="text1"/>
                <w:sz w:val="12"/>
                <w:szCs w:val="12"/>
              </w:rPr>
            </w:pPr>
          </w:p>
          <w:p w14:paraId="6D23D2E3" w14:textId="69F3E329"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w:t>
            </w:r>
          </w:p>
        </w:tc>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312C1" w14:textId="1EB337E6" w:rsidR="52827552" w:rsidRDefault="52827552" w:rsidP="52827552">
            <w:pPr>
              <w:spacing w:line="257" w:lineRule="auto"/>
              <w:jc w:val="both"/>
              <w:rPr>
                <w:rFonts w:ascii="Arial" w:eastAsia="Arial" w:hAnsi="Arial" w:cs="Arial"/>
                <w:color w:val="000000" w:themeColor="text1"/>
                <w:sz w:val="12"/>
                <w:szCs w:val="12"/>
              </w:rPr>
            </w:pPr>
          </w:p>
          <w:p w14:paraId="2C683490" w14:textId="31D101CB"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2</w:t>
            </w:r>
          </w:p>
        </w:tc>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3203E" w14:textId="49381214" w:rsidR="52827552" w:rsidRDefault="52827552" w:rsidP="52827552">
            <w:pPr>
              <w:spacing w:line="257" w:lineRule="auto"/>
              <w:jc w:val="both"/>
              <w:rPr>
                <w:rFonts w:ascii="Arial" w:eastAsia="Arial" w:hAnsi="Arial" w:cs="Arial"/>
                <w:color w:val="000000" w:themeColor="text1"/>
                <w:sz w:val="12"/>
                <w:szCs w:val="12"/>
              </w:rPr>
            </w:pPr>
          </w:p>
          <w:p w14:paraId="39D930BE" w14:textId="3B3A9FF7"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3</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2ECD79" w14:textId="2F3E3EF2" w:rsidR="52827552" w:rsidRDefault="52827552" w:rsidP="52827552">
            <w:pPr>
              <w:spacing w:line="257" w:lineRule="auto"/>
              <w:jc w:val="both"/>
              <w:rPr>
                <w:rFonts w:ascii="Arial" w:eastAsia="Arial" w:hAnsi="Arial" w:cs="Arial"/>
                <w:color w:val="000000" w:themeColor="text1"/>
                <w:sz w:val="12"/>
                <w:szCs w:val="12"/>
              </w:rPr>
            </w:pPr>
          </w:p>
          <w:p w14:paraId="2593AF74" w14:textId="6F1A5230"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4</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68903F" w14:textId="540F9B64" w:rsidR="52827552" w:rsidRDefault="52827552" w:rsidP="52827552">
            <w:pPr>
              <w:spacing w:line="257" w:lineRule="auto"/>
              <w:jc w:val="both"/>
              <w:rPr>
                <w:rFonts w:ascii="Arial" w:eastAsia="Arial" w:hAnsi="Arial" w:cs="Arial"/>
                <w:color w:val="000000" w:themeColor="text1"/>
                <w:sz w:val="12"/>
                <w:szCs w:val="12"/>
              </w:rPr>
            </w:pPr>
          </w:p>
          <w:p w14:paraId="2F8A5CDD" w14:textId="0034A0D4"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5</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517723" w14:textId="789A9907" w:rsidR="52827552" w:rsidRDefault="52827552" w:rsidP="52827552">
            <w:pPr>
              <w:spacing w:line="257" w:lineRule="auto"/>
              <w:jc w:val="both"/>
              <w:rPr>
                <w:rFonts w:ascii="Arial" w:eastAsia="Arial" w:hAnsi="Arial" w:cs="Arial"/>
                <w:color w:val="000000" w:themeColor="text1"/>
                <w:sz w:val="12"/>
                <w:szCs w:val="12"/>
              </w:rPr>
            </w:pPr>
          </w:p>
          <w:p w14:paraId="192552F6" w14:textId="230CE555"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6</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79AFED" w14:textId="12DCAF7D" w:rsidR="52827552" w:rsidRDefault="52827552" w:rsidP="52827552">
            <w:pPr>
              <w:spacing w:line="257" w:lineRule="auto"/>
              <w:jc w:val="both"/>
              <w:rPr>
                <w:rFonts w:ascii="Arial" w:eastAsia="Arial" w:hAnsi="Arial" w:cs="Arial"/>
                <w:color w:val="000000" w:themeColor="text1"/>
                <w:sz w:val="12"/>
                <w:szCs w:val="12"/>
              </w:rPr>
            </w:pPr>
          </w:p>
          <w:p w14:paraId="18146677" w14:textId="048E1AC8"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7</w:t>
            </w:r>
          </w:p>
        </w:tc>
        <w:tc>
          <w:tcPr>
            <w:tcW w:w="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EBA616" w14:textId="1785DBFC" w:rsidR="52827552" w:rsidRDefault="52827552" w:rsidP="52827552">
            <w:pPr>
              <w:spacing w:line="257" w:lineRule="auto"/>
              <w:jc w:val="both"/>
              <w:rPr>
                <w:rFonts w:ascii="Arial" w:eastAsia="Arial" w:hAnsi="Arial" w:cs="Arial"/>
                <w:color w:val="000000" w:themeColor="text1"/>
                <w:sz w:val="12"/>
                <w:szCs w:val="12"/>
              </w:rPr>
            </w:pPr>
          </w:p>
          <w:p w14:paraId="086DBF88" w14:textId="4CD603DF"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8</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5D6C82" w14:textId="1255C52E" w:rsidR="52827552" w:rsidRDefault="52827552" w:rsidP="52827552">
            <w:pPr>
              <w:spacing w:line="257" w:lineRule="auto"/>
              <w:jc w:val="both"/>
              <w:rPr>
                <w:rFonts w:ascii="Arial" w:eastAsia="Arial" w:hAnsi="Arial" w:cs="Arial"/>
                <w:color w:val="000000" w:themeColor="text1"/>
                <w:sz w:val="12"/>
                <w:szCs w:val="12"/>
              </w:rPr>
            </w:pPr>
          </w:p>
          <w:p w14:paraId="73190ED2" w14:textId="0D5A0BB6"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9</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AE0A08" w14:textId="38D5C17A" w:rsidR="52827552" w:rsidRDefault="52827552" w:rsidP="52827552">
            <w:pPr>
              <w:spacing w:line="257" w:lineRule="auto"/>
              <w:jc w:val="both"/>
              <w:rPr>
                <w:rFonts w:ascii="Arial" w:eastAsia="Arial" w:hAnsi="Arial" w:cs="Arial"/>
                <w:color w:val="000000" w:themeColor="text1"/>
                <w:sz w:val="12"/>
                <w:szCs w:val="12"/>
              </w:rPr>
            </w:pPr>
          </w:p>
          <w:p w14:paraId="0E67CEE9" w14:textId="02236F68" w:rsidR="52827552" w:rsidRDefault="52827552" w:rsidP="52827552">
            <w:pPr>
              <w:spacing w:line="257" w:lineRule="auto"/>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10</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F08ED5" w14:textId="547FE1FE" w:rsidR="52827552" w:rsidRDefault="52827552" w:rsidP="52827552">
            <w:pPr>
              <w:spacing w:line="257" w:lineRule="auto"/>
              <w:jc w:val="both"/>
              <w:rPr>
                <w:rFonts w:ascii="Arial" w:eastAsia="Arial" w:hAnsi="Arial" w:cs="Arial"/>
                <w:color w:val="000000" w:themeColor="text1"/>
                <w:sz w:val="12"/>
                <w:szCs w:val="12"/>
              </w:rPr>
            </w:pPr>
          </w:p>
          <w:p w14:paraId="0B7F0963" w14:textId="165EB4A2" w:rsidR="52827552" w:rsidRDefault="52827552" w:rsidP="52827552">
            <w:pPr>
              <w:spacing w:line="257" w:lineRule="auto"/>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11</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31128B" w14:textId="3EF2F6A5" w:rsidR="52827552" w:rsidRDefault="52827552" w:rsidP="52827552">
            <w:pPr>
              <w:spacing w:line="257" w:lineRule="auto"/>
              <w:jc w:val="both"/>
              <w:rPr>
                <w:rFonts w:ascii="Arial" w:eastAsia="Arial" w:hAnsi="Arial" w:cs="Arial"/>
                <w:color w:val="000000" w:themeColor="text1"/>
                <w:sz w:val="12"/>
                <w:szCs w:val="12"/>
              </w:rPr>
            </w:pPr>
          </w:p>
          <w:p w14:paraId="797CF528" w14:textId="55925958" w:rsidR="52827552" w:rsidRDefault="52827552" w:rsidP="52827552">
            <w:pPr>
              <w:spacing w:line="257" w:lineRule="auto"/>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12</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CBDB6" w14:textId="46C58859" w:rsidR="52827552" w:rsidRDefault="52827552" w:rsidP="52827552">
            <w:pPr>
              <w:spacing w:line="257" w:lineRule="auto"/>
              <w:jc w:val="both"/>
              <w:rPr>
                <w:rFonts w:ascii="Arial" w:eastAsia="Arial" w:hAnsi="Arial" w:cs="Arial"/>
                <w:color w:val="000000" w:themeColor="text1"/>
                <w:sz w:val="12"/>
                <w:szCs w:val="12"/>
              </w:rPr>
            </w:pPr>
          </w:p>
          <w:p w14:paraId="597F9586" w14:textId="5C303A95"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13</w:t>
            </w:r>
          </w:p>
        </w:tc>
        <w:tc>
          <w:tcPr>
            <w:tcW w:w="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FE7766" w14:textId="5566445A" w:rsidR="52827552" w:rsidRDefault="52827552" w:rsidP="52827552">
            <w:pPr>
              <w:spacing w:line="257" w:lineRule="auto"/>
              <w:jc w:val="both"/>
              <w:rPr>
                <w:rFonts w:ascii="Arial" w:eastAsia="Arial" w:hAnsi="Arial" w:cs="Arial"/>
                <w:color w:val="000000" w:themeColor="text1"/>
                <w:sz w:val="12"/>
                <w:szCs w:val="12"/>
              </w:rPr>
            </w:pPr>
          </w:p>
          <w:p w14:paraId="35D9B5DB" w14:textId="4DD316C9"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14</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AEAD9B" w14:textId="1678B00C" w:rsidR="52827552" w:rsidRDefault="52827552" w:rsidP="52827552">
            <w:pPr>
              <w:spacing w:line="257" w:lineRule="auto"/>
              <w:jc w:val="both"/>
              <w:rPr>
                <w:rFonts w:ascii="Arial" w:eastAsia="Arial" w:hAnsi="Arial" w:cs="Arial"/>
                <w:color w:val="000000" w:themeColor="text1"/>
                <w:sz w:val="12"/>
                <w:szCs w:val="12"/>
              </w:rPr>
            </w:pPr>
          </w:p>
          <w:p w14:paraId="692F41EA" w14:textId="268937CE"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15</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2C5CB" w14:textId="62876643" w:rsidR="52827552" w:rsidRDefault="52827552" w:rsidP="52827552">
            <w:pPr>
              <w:spacing w:line="257" w:lineRule="auto"/>
              <w:jc w:val="both"/>
              <w:rPr>
                <w:rFonts w:ascii="Arial" w:eastAsia="Arial" w:hAnsi="Arial" w:cs="Arial"/>
                <w:color w:val="000000" w:themeColor="text1"/>
                <w:sz w:val="12"/>
                <w:szCs w:val="12"/>
              </w:rPr>
            </w:pPr>
          </w:p>
          <w:p w14:paraId="531E7413" w14:textId="3F6F0FEC"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16</w:t>
            </w:r>
          </w:p>
        </w:tc>
        <w:tc>
          <w:tcPr>
            <w:tcW w:w="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BCC4F5" w14:textId="579B6D47" w:rsidR="52827552" w:rsidRDefault="52827552" w:rsidP="52827552">
            <w:pPr>
              <w:spacing w:line="257" w:lineRule="auto"/>
              <w:jc w:val="both"/>
              <w:rPr>
                <w:rFonts w:ascii="Arial" w:eastAsia="Arial" w:hAnsi="Arial" w:cs="Arial"/>
                <w:color w:val="000000" w:themeColor="text1"/>
                <w:sz w:val="12"/>
                <w:szCs w:val="12"/>
              </w:rPr>
            </w:pPr>
          </w:p>
          <w:p w14:paraId="1AA7A2B2" w14:textId="0AFCA405"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17</w:t>
            </w:r>
          </w:p>
        </w:tc>
        <w:tc>
          <w:tcPr>
            <w:tcW w:w="4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2D9754" w14:textId="14108942" w:rsidR="52827552" w:rsidRDefault="52827552" w:rsidP="52827552">
            <w:pPr>
              <w:spacing w:line="257" w:lineRule="auto"/>
              <w:jc w:val="both"/>
              <w:rPr>
                <w:rFonts w:ascii="Arial" w:eastAsia="Arial" w:hAnsi="Arial" w:cs="Arial"/>
                <w:color w:val="000000" w:themeColor="text1"/>
                <w:sz w:val="12"/>
                <w:szCs w:val="12"/>
              </w:rPr>
            </w:pPr>
          </w:p>
          <w:p w14:paraId="64373CD5" w14:textId="0F627B4A" w:rsidR="52827552" w:rsidRDefault="52827552" w:rsidP="52827552">
            <w:pPr>
              <w:spacing w:line="257" w:lineRule="auto"/>
              <w:jc w:val="center"/>
              <w:rPr>
                <w:rFonts w:ascii="Arial" w:eastAsia="Arial" w:hAnsi="Arial" w:cs="Arial"/>
                <w:b/>
                <w:bCs/>
                <w:color w:val="000000" w:themeColor="text1"/>
                <w:sz w:val="12"/>
                <w:szCs w:val="12"/>
              </w:rPr>
            </w:pPr>
            <w:r w:rsidRPr="52827552">
              <w:rPr>
                <w:rFonts w:ascii="Arial" w:eastAsia="Arial" w:hAnsi="Arial" w:cs="Arial"/>
                <w:b/>
                <w:bCs/>
                <w:color w:val="000000" w:themeColor="text1"/>
                <w:sz w:val="12"/>
                <w:szCs w:val="12"/>
              </w:rPr>
              <w:t>18</w:t>
            </w:r>
          </w:p>
        </w:tc>
      </w:tr>
      <w:tr w:rsidR="52827552" w14:paraId="7028631F" w14:textId="77777777" w:rsidTr="52827552">
        <w:trPr>
          <w:trHeight w:val="150"/>
        </w:trPr>
        <w:tc>
          <w:tcPr>
            <w:tcW w:w="705" w:type="dxa"/>
            <w:tcBorders>
              <w:top w:val="nil"/>
              <w:left w:val="single" w:sz="8" w:space="0" w:color="000000" w:themeColor="text1"/>
              <w:bottom w:val="single" w:sz="8" w:space="0" w:color="000000" w:themeColor="text1"/>
              <w:right w:val="single" w:sz="8" w:space="0" w:color="000000" w:themeColor="text1"/>
            </w:tcBorders>
          </w:tcPr>
          <w:p w14:paraId="24F90D69" w14:textId="3EB70765"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1</w:t>
            </w:r>
          </w:p>
        </w:tc>
        <w:tc>
          <w:tcPr>
            <w:tcW w:w="675" w:type="dxa"/>
            <w:tcBorders>
              <w:top w:val="nil"/>
              <w:left w:val="single" w:sz="8" w:space="0" w:color="000000" w:themeColor="text1"/>
              <w:bottom w:val="single" w:sz="8" w:space="0" w:color="000000" w:themeColor="text1"/>
              <w:right w:val="single" w:sz="8" w:space="0" w:color="000000" w:themeColor="text1"/>
            </w:tcBorders>
          </w:tcPr>
          <w:p w14:paraId="249DCDBF" w14:textId="328BCD4C"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Task 1</w:t>
            </w:r>
          </w:p>
        </w:tc>
        <w:tc>
          <w:tcPr>
            <w:tcW w:w="795" w:type="dxa"/>
            <w:tcBorders>
              <w:top w:val="nil"/>
              <w:left w:val="single" w:sz="8" w:space="0" w:color="000000" w:themeColor="text1"/>
              <w:bottom w:val="single" w:sz="8" w:space="0" w:color="000000" w:themeColor="text1"/>
              <w:right w:val="single" w:sz="8" w:space="0" w:color="000000" w:themeColor="text1"/>
            </w:tcBorders>
          </w:tcPr>
          <w:p w14:paraId="15E0F92B" w14:textId="100C1A14"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2</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C92186" w14:textId="518AEE6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93709" w14:textId="38E0741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2E85B9" w14:textId="40201FF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1DF36D" w14:textId="5066D30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5B9801" w14:textId="124E1AB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33AECB" w14:textId="13902303"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A5A77" w14:textId="4774B47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AA2924" w14:textId="3DCBAF7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1A0A17" w14:textId="48865A4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C189F5" w14:textId="582899F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F356F" w14:textId="4D2FC18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2AE86" w14:textId="015DE4C1"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6A098" w14:textId="79C5F54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1508F3" w14:textId="0EDCE08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6FA00" w14:textId="2A5ED4C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433198" w14:textId="0B6EEE0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7AACD" w14:textId="3332FF1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EA62BA" w14:textId="350CDC8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r>
      <w:tr w:rsidR="52827552" w14:paraId="42D65CB1" w14:textId="77777777" w:rsidTr="52827552">
        <w:trPr>
          <w:trHeight w:val="180"/>
        </w:trPr>
        <w:tc>
          <w:tcPr>
            <w:tcW w:w="7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76D82C8D" w14:textId="22D2319B"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2</w:t>
            </w:r>
          </w:p>
        </w:tc>
        <w:tc>
          <w:tcPr>
            <w:tcW w:w="67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60DED854" w14:textId="3D6E3E46"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Task 2</w:t>
            </w:r>
          </w:p>
        </w:tc>
        <w:tc>
          <w:tcPr>
            <w:tcW w:w="79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C54F380" w14:textId="460F4466"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3</w:t>
            </w:r>
          </w:p>
        </w:tc>
        <w:tc>
          <w:tcPr>
            <w:tcW w:w="36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22AB7D60" w14:textId="11A28D1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78262B78" w14:textId="48C28DE8"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0E51541A" w14:textId="2F64F01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3B1C9A2E" w14:textId="057547B1"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384FF7C1" w14:textId="35E0DAD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267BC047" w14:textId="3737C9D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9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65DAE544" w14:textId="1C3D228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0A4A93C3" w14:textId="7AF3EAB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0A275CC5" w14:textId="3EBEADA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6824F8DB" w14:textId="3B41288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226DE1A0" w14:textId="06CEE18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1D2CAFA" w14:textId="55EDE3D5"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655A8C6C" w14:textId="1799B45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3FB1BA0" w14:textId="143A13C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5F013290" w14:textId="7CA849A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75A8AE6" w14:textId="1777287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82008AC" w14:textId="14276B3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2" w:type="dxa"/>
            <w:tcBorders>
              <w:top w:val="single" w:sz="8" w:space="0" w:color="000000" w:themeColor="text1"/>
              <w:left w:val="single" w:sz="8" w:space="0" w:color="000000" w:themeColor="text1"/>
              <w:bottom w:val="double" w:sz="3" w:space="0" w:color="000000" w:themeColor="text1"/>
              <w:right w:val="single" w:sz="8" w:space="0" w:color="000000" w:themeColor="text1"/>
            </w:tcBorders>
          </w:tcPr>
          <w:p w14:paraId="1C495B32" w14:textId="403E66F5"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r>
      <w:tr w:rsidR="52827552" w14:paraId="3F38F81C" w14:textId="77777777" w:rsidTr="52827552">
        <w:trPr>
          <w:trHeight w:val="120"/>
        </w:trPr>
        <w:tc>
          <w:tcPr>
            <w:tcW w:w="7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68A115C" w14:textId="3C05BC36"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3</w:t>
            </w:r>
          </w:p>
        </w:tc>
        <w:tc>
          <w:tcPr>
            <w:tcW w:w="6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544FD58" w14:textId="03DE0D9A"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Task 3</w:t>
            </w:r>
          </w:p>
        </w:tc>
        <w:tc>
          <w:tcPr>
            <w:tcW w:w="79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9D95DB5" w14:textId="178C0423"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4</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1B4A5B3" w14:textId="6A7B622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8AC3057" w14:textId="15A90CB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5090FF2" w14:textId="3908F2F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A6D6548" w14:textId="5D1A53E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798E1EB" w14:textId="2821ED35"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7441299" w14:textId="6B4168A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9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8AD9FF9" w14:textId="602DAD7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71D4FB7" w14:textId="468D2D1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F5E5DB0" w14:textId="7E6C862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vAlign w:val="center"/>
          </w:tcPr>
          <w:p w14:paraId="16205B4C" w14:textId="24D2CBA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4909D17" w14:textId="6BF8A1FB"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FD662AD" w14:textId="2252DA1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99B27D7" w14:textId="6114621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3D186C3" w14:textId="6222380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1901FD4A" w14:textId="69635DD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DC9E18B" w14:textId="72E6E800"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76147EB" w14:textId="13CBEFD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2"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DA94F44" w14:textId="4614C39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r>
      <w:tr w:rsidR="52827552" w14:paraId="7997C408" w14:textId="77777777" w:rsidTr="52827552">
        <w:trPr>
          <w:trHeight w:val="165"/>
        </w:trPr>
        <w:tc>
          <w:tcPr>
            <w:tcW w:w="7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4452BF1" w14:textId="05BF6824"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4</w:t>
            </w:r>
          </w:p>
        </w:tc>
        <w:tc>
          <w:tcPr>
            <w:tcW w:w="6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23EC819" w14:textId="1EFFAB4B"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Task 4</w:t>
            </w:r>
          </w:p>
        </w:tc>
        <w:tc>
          <w:tcPr>
            <w:tcW w:w="79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9AB5DDE" w14:textId="0D497E33"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3</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A980C64" w14:textId="63DA605D"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27FC2922" w14:textId="572BE33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2333EC9" w14:textId="28F48A98"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C257315" w14:textId="419E537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164A64E7" w14:textId="2613D3B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8C020CC" w14:textId="7F88DC90"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9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024DFA4F" w14:textId="508B42FD"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780D0B9" w14:textId="3CA976D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A04CBAF" w14:textId="4BA7174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BD25732" w14:textId="2433975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5075F83" w14:textId="099561D1"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FC99EEC" w14:textId="61A52604"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2075E63E" w14:textId="6E26786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2D2F85FE" w14:textId="301F265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0E66B7AA" w14:textId="7C59727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1EA0E93A" w14:textId="09C6C156"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FF7ECD0" w14:textId="00515477"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2"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1B4804FC" w14:textId="66EADB1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r>
      <w:tr w:rsidR="52827552" w14:paraId="399F91FE" w14:textId="77777777" w:rsidTr="52827552">
        <w:trPr>
          <w:trHeight w:val="120"/>
        </w:trPr>
        <w:tc>
          <w:tcPr>
            <w:tcW w:w="7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026BC115" w14:textId="76FDE233"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5</w:t>
            </w:r>
          </w:p>
        </w:tc>
        <w:tc>
          <w:tcPr>
            <w:tcW w:w="6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6D16993" w14:textId="6AF7E1B0"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Task 5</w:t>
            </w:r>
          </w:p>
        </w:tc>
        <w:tc>
          <w:tcPr>
            <w:tcW w:w="79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0C51D3C7" w14:textId="3388B09D" w:rsidR="52827552" w:rsidRDefault="52827552" w:rsidP="52827552">
            <w:pPr>
              <w:spacing w:line="257" w:lineRule="auto"/>
              <w:jc w:val="center"/>
              <w:rPr>
                <w:rFonts w:ascii="Arial" w:eastAsia="Arial" w:hAnsi="Arial" w:cs="Arial"/>
                <w:color w:val="000000" w:themeColor="text1"/>
                <w:sz w:val="12"/>
                <w:szCs w:val="12"/>
              </w:rPr>
            </w:pPr>
            <w:r w:rsidRPr="52827552">
              <w:rPr>
                <w:rFonts w:ascii="Arial" w:eastAsia="Arial" w:hAnsi="Arial" w:cs="Arial"/>
                <w:color w:val="000000" w:themeColor="text1"/>
                <w:sz w:val="12"/>
                <w:szCs w:val="12"/>
              </w:rPr>
              <w:t>5</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ECEDE97" w14:textId="1545521C"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5C63E49" w14:textId="04FC18F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4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2EE1EEAD" w14:textId="4C4DB971"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0E7869FB" w14:textId="2C07FE7F"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13132018" w14:textId="200BD1B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7A02434" w14:textId="47A0E49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9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E2B59AF" w14:textId="1A52BEE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D645D02" w14:textId="25B8653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54CB843C" w14:textId="29BF383E"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6F95F7F" w14:textId="73E328A2"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7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FDCC6F0" w14:textId="680CA81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2E8A599" w14:textId="0DC8F085"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47480C8D" w14:textId="2D8A964A"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76A68C2" w14:textId="467394D5"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05"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7C42EB4D" w14:textId="7EC4DB53"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36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65D90E3" w14:textId="047A0AB1"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20"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633D9555" w14:textId="06955889" w:rsidR="52827552" w:rsidRDefault="52827552" w:rsidP="52827552">
            <w:pPr>
              <w:spacing w:line="257" w:lineRule="auto"/>
              <w:rPr>
                <w:rFonts w:ascii="Arial" w:eastAsia="Arial" w:hAnsi="Arial" w:cs="Arial"/>
                <w:color w:val="000000" w:themeColor="text1"/>
                <w:sz w:val="12"/>
                <w:szCs w:val="12"/>
              </w:rPr>
            </w:pPr>
            <w:r w:rsidRPr="52827552">
              <w:rPr>
                <w:rFonts w:ascii="Arial" w:eastAsia="Arial" w:hAnsi="Arial" w:cs="Arial"/>
                <w:color w:val="000000" w:themeColor="text1"/>
                <w:sz w:val="12"/>
                <w:szCs w:val="12"/>
              </w:rPr>
              <w:t xml:space="preserve"> </w:t>
            </w:r>
          </w:p>
        </w:tc>
        <w:tc>
          <w:tcPr>
            <w:tcW w:w="432" w:type="dxa"/>
            <w:tcBorders>
              <w:top w:val="double" w:sz="3" w:space="0" w:color="000000" w:themeColor="text1"/>
              <w:left w:val="single" w:sz="8" w:space="0" w:color="000000" w:themeColor="text1"/>
              <w:bottom w:val="double" w:sz="3" w:space="0" w:color="000000" w:themeColor="text1"/>
              <w:right w:val="single" w:sz="8" w:space="0" w:color="000000" w:themeColor="text1"/>
            </w:tcBorders>
          </w:tcPr>
          <w:p w14:paraId="3994A051" w14:textId="2DBDF693" w:rsidR="52827552" w:rsidRDefault="52827552" w:rsidP="52827552">
            <w:pPr>
              <w:spacing w:line="257" w:lineRule="auto"/>
              <w:rPr>
                <w:rFonts w:ascii="Arial" w:eastAsia="Arial" w:hAnsi="Arial" w:cs="Arial"/>
                <w:color w:val="000000" w:themeColor="text1"/>
                <w:sz w:val="12"/>
                <w:szCs w:val="12"/>
              </w:rPr>
            </w:pPr>
          </w:p>
        </w:tc>
      </w:tr>
    </w:tbl>
    <w:p w14:paraId="1CB4A79C" w14:textId="1B87E09D" w:rsidR="52827552" w:rsidRDefault="52827552" w:rsidP="52827552">
      <w:pPr>
        <w:sectPr w:rsidR="52827552">
          <w:headerReference w:type="default" r:id="rId32"/>
          <w:footerReference w:type="default" r:id="rId33"/>
          <w:pgSz w:w="12240" w:h="15840"/>
          <w:pgMar w:top="1440" w:right="1440" w:bottom="1440" w:left="1440" w:header="720" w:footer="720" w:gutter="0"/>
          <w:cols w:space="720"/>
        </w:sectPr>
      </w:pPr>
    </w:p>
    <w:p w14:paraId="0000001B" w14:textId="77777777" w:rsidR="003C58DF" w:rsidRDefault="00606428">
      <w:pPr>
        <w:pStyle w:val="Heading1"/>
      </w:pPr>
      <w:bookmarkStart w:id="87" w:name="_f19r3qksw0e7" w:colFirst="0" w:colLast="0"/>
      <w:bookmarkEnd w:id="87"/>
      <w:r>
        <w:lastRenderedPageBreak/>
        <w:t>G. The Market</w:t>
      </w:r>
    </w:p>
    <w:p w14:paraId="0000001C" w14:textId="77777777" w:rsidR="003C58DF" w:rsidRDefault="003C58DF"/>
    <w:p w14:paraId="419E2E64" w14:textId="08BADA00" w:rsidR="52827552" w:rsidRDefault="52827552" w:rsidP="52827552">
      <w:pPr>
        <w:rPr>
          <w:b/>
          <w:bCs/>
          <w:sz w:val="24"/>
          <w:szCs w:val="24"/>
        </w:rPr>
      </w:pPr>
      <w:r w:rsidRPr="52827552">
        <w:rPr>
          <w:b/>
          <w:bCs/>
          <w:sz w:val="24"/>
          <w:szCs w:val="24"/>
        </w:rPr>
        <w:t>Market Needs</w:t>
      </w:r>
    </w:p>
    <w:p w14:paraId="0552548B" w14:textId="7E908257" w:rsidR="52827552" w:rsidRDefault="52827552" w:rsidP="52827552"/>
    <w:p w14:paraId="3C2A6029" w14:textId="426AF4E5" w:rsidR="003C58DF" w:rsidRDefault="52827552" w:rsidP="52827552">
      <w:pPr>
        <w:rPr>
          <w:sz w:val="24"/>
          <w:szCs w:val="24"/>
        </w:rPr>
      </w:pPr>
      <w:r w:rsidRPr="52827552">
        <w:rPr>
          <w:sz w:val="24"/>
          <w:szCs w:val="24"/>
        </w:rPr>
        <w:t xml:space="preserve">According to a study by the University of Baltimore, negative news (including misinformation and disinformation) cost the global economy to the tune of $78 billion every year. These costs include direct and indirect costs, such as the escalating costs to sort out all the disinformation, verification of legitimacy of social media news, costs of false positive or false negative, costs due to damage to the brand reputation or trust in organizations and institutions, stress and health costs, etc. </w:t>
      </w:r>
    </w:p>
    <w:p w14:paraId="22C3B6BC" w14:textId="0ECF79D8" w:rsidR="003C58DF" w:rsidRDefault="52827552" w:rsidP="52827552">
      <w:pPr>
        <w:rPr>
          <w:sz w:val="24"/>
          <w:szCs w:val="24"/>
        </w:rPr>
      </w:pPr>
      <w:r w:rsidRPr="52827552">
        <w:rPr>
          <w:sz w:val="24"/>
          <w:szCs w:val="24"/>
        </w:rPr>
        <w:t xml:space="preserve"> </w:t>
      </w:r>
    </w:p>
    <w:p w14:paraId="7D8B40BF" w14:textId="548B0CA5" w:rsidR="003C58DF" w:rsidRDefault="52827552" w:rsidP="52827552">
      <w:pPr>
        <w:rPr>
          <w:sz w:val="24"/>
          <w:szCs w:val="24"/>
        </w:rPr>
      </w:pPr>
      <w:r w:rsidRPr="52827552">
        <w:rPr>
          <w:sz w:val="24"/>
          <w:szCs w:val="24"/>
        </w:rPr>
        <w:t>The study also found that negative news contributed to an average loss of stock market value of $39 billion a year. For example, a disinformation in 2017 caused the market value of Facebook to drop by $25 billion before the company could refute the disinformation. The difficulty of countering negative news is the huge volume of discourse on social media on the many varieties of media platforms. For example, on average there are 6,000 tweets posted every second or 350,000 tweets per minute and 500 million tweets sent each day. The vast majority of these posts are harmless, irrelevant or insignificant but some malicious ones or inadvertent misstatements could bias consumer opinions and cause severe consequences.  Unfortunately, once people are exposed to false information, it’s very hard to correct their biased (or wrong) views. The key is to be notified of any relevant disinformation as soon as such discourse gains traction.</w:t>
      </w:r>
    </w:p>
    <w:p w14:paraId="7F2DAED8" w14:textId="07A90820" w:rsidR="003C58DF" w:rsidRDefault="52827552" w:rsidP="52827552">
      <w:pPr>
        <w:rPr>
          <w:sz w:val="24"/>
          <w:szCs w:val="24"/>
        </w:rPr>
      </w:pPr>
      <w:r w:rsidRPr="52827552">
        <w:rPr>
          <w:sz w:val="24"/>
          <w:szCs w:val="24"/>
        </w:rPr>
        <w:t xml:space="preserve"> </w:t>
      </w:r>
    </w:p>
    <w:p w14:paraId="7B1C4C3F" w14:textId="08EFE8CE" w:rsidR="003C58DF" w:rsidRDefault="52827552" w:rsidP="52827552">
      <w:pPr>
        <w:rPr>
          <w:sz w:val="24"/>
          <w:szCs w:val="24"/>
        </w:rPr>
      </w:pPr>
      <w:r w:rsidRPr="52827552">
        <w:rPr>
          <w:sz w:val="24"/>
          <w:szCs w:val="24"/>
        </w:rPr>
        <w:t xml:space="preserve">We shared the proposed system to Essilor, the world’s biggest ophthalmic optics company carrying global brands such as Ray-Ban, Oakley and </w:t>
      </w:r>
      <w:proofErr w:type="spellStart"/>
      <w:r w:rsidRPr="52827552">
        <w:rPr>
          <w:sz w:val="24"/>
          <w:szCs w:val="24"/>
        </w:rPr>
        <w:t>Varilux</w:t>
      </w:r>
      <w:proofErr w:type="spellEnd"/>
      <w:r w:rsidRPr="52827552">
        <w:rPr>
          <w:sz w:val="24"/>
          <w:szCs w:val="24"/>
        </w:rPr>
        <w:t xml:space="preserve">. Its Director of Enterprise Architecture, </w:t>
      </w:r>
      <w:proofErr w:type="spellStart"/>
      <w:r w:rsidRPr="52827552">
        <w:rPr>
          <w:sz w:val="24"/>
          <w:szCs w:val="24"/>
        </w:rPr>
        <w:t>Essilor</w:t>
      </w:r>
      <w:proofErr w:type="spellEnd"/>
      <w:r w:rsidRPr="52827552">
        <w:rPr>
          <w:sz w:val="24"/>
          <w:szCs w:val="24"/>
        </w:rPr>
        <w:t xml:space="preserve"> AMERA, Mel </w:t>
      </w:r>
      <w:proofErr w:type="spellStart"/>
      <w:r w:rsidRPr="52827552">
        <w:rPr>
          <w:sz w:val="24"/>
          <w:szCs w:val="24"/>
        </w:rPr>
        <w:t>Yuson</w:t>
      </w:r>
      <w:proofErr w:type="spellEnd"/>
      <w:r w:rsidRPr="52827552">
        <w:rPr>
          <w:sz w:val="24"/>
          <w:szCs w:val="24"/>
        </w:rPr>
        <w:t>, responded as following:</w:t>
      </w:r>
    </w:p>
    <w:p w14:paraId="5EE11336" w14:textId="5EC25D0D" w:rsidR="003C58DF" w:rsidRDefault="52827552" w:rsidP="52827552">
      <w:pPr>
        <w:rPr>
          <w:i/>
          <w:iCs/>
          <w:color w:val="222222"/>
          <w:sz w:val="24"/>
          <w:szCs w:val="24"/>
        </w:rPr>
      </w:pPr>
      <w:r w:rsidRPr="52827552">
        <w:rPr>
          <w:i/>
          <w:iCs/>
          <w:sz w:val="24"/>
          <w:szCs w:val="24"/>
        </w:rPr>
        <w:t>“</w:t>
      </w:r>
      <w:r w:rsidRPr="52827552">
        <w:rPr>
          <w:i/>
          <w:iCs/>
          <w:color w:val="222222"/>
          <w:sz w:val="24"/>
          <w:szCs w:val="24"/>
        </w:rPr>
        <w:t>It's a brilliant idea! Finally a system that will act as an observer (not a regulator) of the discourses. It will also be super beneficial for the brand to know the potential source of the fake news. Eventually if this will become a part of the social media interaction users will start to be conscious and lose the immunity of being unknown. Also, with access to the discourses the system can easily translate to sentiments. I am sure this will be a game changer solution.”</w:t>
      </w:r>
    </w:p>
    <w:p w14:paraId="5B874BEB" w14:textId="465ECC03" w:rsidR="003C58DF" w:rsidRDefault="003C58DF" w:rsidP="52827552">
      <w:pPr>
        <w:rPr>
          <w:color w:val="222222"/>
          <w:sz w:val="24"/>
          <w:szCs w:val="24"/>
        </w:rPr>
      </w:pPr>
    </w:p>
    <w:p w14:paraId="71101BE5" w14:textId="7ADB38E3" w:rsidR="003C58DF" w:rsidRDefault="52827552" w:rsidP="52827552">
      <w:pPr>
        <w:rPr>
          <w:sz w:val="24"/>
          <w:szCs w:val="24"/>
        </w:rPr>
      </w:pPr>
      <w:r w:rsidRPr="52827552">
        <w:rPr>
          <w:sz w:val="24"/>
          <w:szCs w:val="24"/>
        </w:rPr>
        <w:t>There is clearly a need for a service to filter through the massive noises to pick out consequential discourse waves at the earliest opportunity before irreversible damages are inflicted on the targets.</w:t>
      </w:r>
    </w:p>
    <w:p w14:paraId="14A5C2B8" w14:textId="5DBD383D" w:rsidR="003C58DF" w:rsidRDefault="003C58DF" w:rsidP="52827552">
      <w:pPr>
        <w:rPr>
          <w:sz w:val="24"/>
          <w:szCs w:val="24"/>
        </w:rPr>
      </w:pPr>
    </w:p>
    <w:p w14:paraId="389937DF" w14:textId="416823D6" w:rsidR="003C58DF" w:rsidRDefault="52827552" w:rsidP="52827552">
      <w:pPr>
        <w:rPr>
          <w:b/>
          <w:bCs/>
          <w:sz w:val="24"/>
          <w:szCs w:val="24"/>
        </w:rPr>
      </w:pPr>
      <w:r w:rsidRPr="52827552">
        <w:rPr>
          <w:b/>
          <w:bCs/>
          <w:sz w:val="24"/>
          <w:szCs w:val="24"/>
        </w:rPr>
        <w:lastRenderedPageBreak/>
        <w:t>Competitive Leverage</w:t>
      </w:r>
    </w:p>
    <w:p w14:paraId="34DDDAB8" w14:textId="2B915FB7" w:rsidR="003C58DF" w:rsidRDefault="52827552" w:rsidP="52827552">
      <w:pPr>
        <w:rPr>
          <w:sz w:val="24"/>
          <w:szCs w:val="24"/>
        </w:rPr>
      </w:pPr>
      <w:r w:rsidRPr="52827552">
        <w:rPr>
          <w:sz w:val="24"/>
          <w:szCs w:val="24"/>
        </w:rPr>
        <w:t xml:space="preserve"> </w:t>
      </w:r>
    </w:p>
    <w:p w14:paraId="257D8A76" w14:textId="2BAEAB04" w:rsidR="003C58DF" w:rsidRDefault="52827552" w:rsidP="52827552">
      <w:pPr>
        <w:rPr>
          <w:sz w:val="24"/>
          <w:szCs w:val="24"/>
        </w:rPr>
      </w:pPr>
      <w:r w:rsidRPr="52827552">
        <w:rPr>
          <w:sz w:val="24"/>
          <w:szCs w:val="24"/>
        </w:rPr>
        <w:t xml:space="preserve">While neither Sayiqan nor Franz is active in this </w:t>
      </w:r>
      <w:commentRangeStart w:id="88"/>
      <w:r w:rsidRPr="52827552">
        <w:rPr>
          <w:sz w:val="24"/>
          <w:szCs w:val="24"/>
        </w:rPr>
        <w:t>market before</w:t>
      </w:r>
      <w:commentRangeEnd w:id="88"/>
      <w:r w:rsidR="001729D1">
        <w:rPr>
          <w:rStyle w:val="CommentReference"/>
          <w:rFonts w:asciiTheme="minorHAnsi" w:eastAsiaTheme="minorHAnsi" w:hAnsiTheme="minorHAnsi" w:cstheme="minorBidi"/>
          <w:lang w:val="en-US" w:eastAsia="en-US"/>
        </w:rPr>
        <w:commentReference w:id="88"/>
      </w:r>
      <w:r w:rsidRPr="52827552">
        <w:rPr>
          <w:sz w:val="24"/>
          <w:szCs w:val="24"/>
        </w:rPr>
        <w:t>, we have been working and marketing technologies that are essential to handle the volume and speed of incoming firehose of information and to perform the necessary NLP (Natural Language Processing) work.</w:t>
      </w:r>
    </w:p>
    <w:p w14:paraId="02B34A1D" w14:textId="7761B99B" w:rsidR="003C58DF" w:rsidRDefault="003C58DF" w:rsidP="52827552">
      <w:pPr>
        <w:rPr>
          <w:sz w:val="24"/>
          <w:szCs w:val="24"/>
        </w:rPr>
      </w:pPr>
    </w:p>
    <w:p w14:paraId="5463C264" w14:textId="484388E7" w:rsidR="003C58DF" w:rsidRDefault="52827552" w:rsidP="52827552">
      <w:pPr>
        <w:rPr>
          <w:sz w:val="24"/>
          <w:szCs w:val="24"/>
        </w:rPr>
      </w:pPr>
      <w:r w:rsidRPr="52827552">
        <w:rPr>
          <w:sz w:val="24"/>
          <w:szCs w:val="24"/>
        </w:rPr>
        <w:t xml:space="preserve">The proposed system will be built on top of a semantic knowledge graph platform, </w:t>
      </w:r>
      <w:proofErr w:type="spellStart"/>
      <w:r w:rsidRPr="52827552">
        <w:rPr>
          <w:sz w:val="24"/>
          <w:szCs w:val="24"/>
        </w:rPr>
        <w:t>AllegroGraph</w:t>
      </w:r>
      <w:proofErr w:type="spellEnd"/>
      <w:r w:rsidRPr="52827552">
        <w:rPr>
          <w:sz w:val="24"/>
          <w:szCs w:val="24"/>
        </w:rPr>
        <w:t xml:space="preserve">, which has been in the commercial market for more than one decade. It is being used by Essilor (the world’s biggest glasses manufacturer) for their internal supply chain management system, a 24/7 mission critical service. </w:t>
      </w:r>
      <w:proofErr w:type="spellStart"/>
      <w:r w:rsidRPr="52827552">
        <w:rPr>
          <w:sz w:val="24"/>
          <w:szCs w:val="24"/>
        </w:rPr>
        <w:t>AllegroGraph</w:t>
      </w:r>
      <w:proofErr w:type="spellEnd"/>
      <w:r w:rsidRPr="52827552">
        <w:rPr>
          <w:sz w:val="24"/>
          <w:szCs w:val="24"/>
        </w:rPr>
        <w:t xml:space="preserve"> platform is able to handle more than 100,000 concurrent queries per minute during peak business hours. The proposed service will leverage the maturity and performance of the </w:t>
      </w:r>
      <w:proofErr w:type="spellStart"/>
      <w:r w:rsidRPr="52827552">
        <w:rPr>
          <w:sz w:val="24"/>
          <w:szCs w:val="24"/>
        </w:rPr>
        <w:t>AllegroGraph</w:t>
      </w:r>
      <w:proofErr w:type="spellEnd"/>
      <w:r w:rsidRPr="52827552">
        <w:rPr>
          <w:sz w:val="24"/>
          <w:szCs w:val="24"/>
        </w:rPr>
        <w:t xml:space="preserve"> platform for its volume and speed requirements.</w:t>
      </w:r>
    </w:p>
    <w:p w14:paraId="0F3633D0" w14:textId="122B6B62" w:rsidR="003C58DF" w:rsidRDefault="003C58DF" w:rsidP="52827552">
      <w:pPr>
        <w:rPr>
          <w:sz w:val="24"/>
          <w:szCs w:val="24"/>
        </w:rPr>
      </w:pPr>
    </w:p>
    <w:p w14:paraId="49326CCA" w14:textId="74BB2492" w:rsidR="003C58DF" w:rsidRDefault="52827552" w:rsidP="52827552">
      <w:pPr>
        <w:rPr>
          <w:sz w:val="24"/>
          <w:szCs w:val="24"/>
        </w:rPr>
      </w:pPr>
      <w:r w:rsidRPr="52827552">
        <w:rPr>
          <w:sz w:val="24"/>
          <w:szCs w:val="24"/>
        </w:rPr>
        <w:t xml:space="preserve">Franz holds the following patents on </w:t>
      </w:r>
      <w:proofErr w:type="spellStart"/>
      <w:r w:rsidRPr="52827552">
        <w:rPr>
          <w:sz w:val="24"/>
          <w:szCs w:val="24"/>
        </w:rPr>
        <w:t>AllegroGraph</w:t>
      </w:r>
      <w:proofErr w:type="spellEnd"/>
      <w:r w:rsidRPr="52827552">
        <w:rPr>
          <w:sz w:val="24"/>
          <w:szCs w:val="24"/>
        </w:rPr>
        <w:t xml:space="preserve"> that enable its scalability in processing speed and data volume. These patents are essential barriers for future competitors to overcome.</w:t>
      </w:r>
    </w:p>
    <w:p w14:paraId="686DF714" w14:textId="5A091958" w:rsidR="003C58DF" w:rsidRDefault="003C58DF" w:rsidP="52827552">
      <w:pPr>
        <w:rPr>
          <w:sz w:val="24"/>
          <w:szCs w:val="24"/>
        </w:rPr>
      </w:pPr>
    </w:p>
    <w:p w14:paraId="3C6B38D6" w14:textId="095AE7BF" w:rsidR="003C58DF" w:rsidRDefault="52827552" w:rsidP="52827552">
      <w:pPr>
        <w:rPr>
          <w:sz w:val="24"/>
          <w:szCs w:val="24"/>
        </w:rPr>
      </w:pPr>
      <w:r w:rsidRPr="52827552">
        <w:rPr>
          <w:sz w:val="24"/>
          <w:szCs w:val="24"/>
        </w:rPr>
        <w:t>US10803088B2 - Semantic indexing engine</w:t>
      </w:r>
    </w:p>
    <w:p w14:paraId="40F2D5E1" w14:textId="570B0ECE" w:rsidR="003C58DF" w:rsidRDefault="52827552" w:rsidP="52827552">
      <w:pPr>
        <w:rPr>
          <w:sz w:val="24"/>
          <w:szCs w:val="24"/>
        </w:rPr>
      </w:pPr>
      <w:r w:rsidRPr="52827552">
        <w:rPr>
          <w:sz w:val="24"/>
          <w:szCs w:val="24"/>
        </w:rPr>
        <w:t xml:space="preserve">Proprietary indexing scheme for 12 different indices (e.g., </w:t>
      </w:r>
      <w:proofErr w:type="spellStart"/>
      <w:r w:rsidRPr="52827552">
        <w:rPr>
          <w:sz w:val="24"/>
          <w:szCs w:val="24"/>
        </w:rPr>
        <w:t>spogi</w:t>
      </w:r>
      <w:proofErr w:type="spellEnd"/>
      <w:r w:rsidRPr="52827552">
        <w:rPr>
          <w:sz w:val="24"/>
          <w:szCs w:val="24"/>
        </w:rPr>
        <w:t>) for best subgraph pattern matching query performance, which can be tuned to balance the tradeoff between database size and speed.</w:t>
      </w:r>
    </w:p>
    <w:p w14:paraId="490D0ECF" w14:textId="402B410B" w:rsidR="003C58DF" w:rsidRDefault="52827552" w:rsidP="52827552">
      <w:pPr>
        <w:rPr>
          <w:sz w:val="24"/>
          <w:szCs w:val="24"/>
        </w:rPr>
      </w:pPr>
      <w:r w:rsidRPr="52827552">
        <w:rPr>
          <w:sz w:val="24"/>
          <w:szCs w:val="24"/>
        </w:rPr>
        <w:t xml:space="preserve"> </w:t>
      </w:r>
    </w:p>
    <w:p w14:paraId="06158766" w14:textId="3CD0C8C9" w:rsidR="003C58DF" w:rsidRDefault="52827552" w:rsidP="52827552">
      <w:pPr>
        <w:rPr>
          <w:sz w:val="24"/>
          <w:szCs w:val="24"/>
        </w:rPr>
      </w:pPr>
      <w:r w:rsidRPr="52827552">
        <w:rPr>
          <w:sz w:val="24"/>
          <w:szCs w:val="24"/>
        </w:rPr>
        <w:t xml:space="preserve">US8244772B2 - Method for creating a scalable graph database using coordinate data </w:t>
      </w:r>
      <w:r w:rsidRPr="52827552">
        <w:rPr>
          <w:sz w:val="24"/>
          <w:szCs w:val="24"/>
          <w:cs/>
        </w:rPr>
        <w:t>‎</w:t>
      </w:r>
      <w:r w:rsidRPr="52827552">
        <w:rPr>
          <w:sz w:val="24"/>
          <w:szCs w:val="24"/>
          <w:rtl/>
          <w:cs/>
        </w:rPr>
        <w:t>elements</w:t>
      </w:r>
    </w:p>
    <w:p w14:paraId="69ADD99F" w14:textId="5F3D0531" w:rsidR="003C58DF" w:rsidRDefault="52827552" w:rsidP="52827552">
      <w:pPr>
        <w:rPr>
          <w:sz w:val="24"/>
          <w:szCs w:val="24"/>
        </w:rPr>
      </w:pPr>
      <w:r w:rsidRPr="52827552">
        <w:rPr>
          <w:sz w:val="24"/>
          <w:szCs w:val="24"/>
        </w:rPr>
        <w:t xml:space="preserve">A novel mechanism for efficient storage and retrieval of multi-dimensional data, and spatial data in particular, which supports a more general notion of N-dimensional ordinate systems that </w:t>
      </w:r>
      <w:proofErr w:type="gramStart"/>
      <w:r w:rsidRPr="52827552">
        <w:rPr>
          <w:sz w:val="24"/>
          <w:szCs w:val="24"/>
        </w:rPr>
        <w:t>could be used</w:t>
      </w:r>
      <w:proofErr w:type="gramEnd"/>
      <w:r w:rsidRPr="52827552">
        <w:rPr>
          <w:sz w:val="24"/>
          <w:szCs w:val="24"/>
        </w:rPr>
        <w:t xml:space="preserve"> in non-geo fields such as temporal and biology.</w:t>
      </w:r>
    </w:p>
    <w:p w14:paraId="60622B88" w14:textId="577C66BE" w:rsidR="003C58DF" w:rsidRDefault="52827552" w:rsidP="52827552">
      <w:pPr>
        <w:rPr>
          <w:sz w:val="24"/>
          <w:szCs w:val="24"/>
        </w:rPr>
      </w:pPr>
      <w:r w:rsidRPr="52827552">
        <w:rPr>
          <w:sz w:val="24"/>
          <w:szCs w:val="24"/>
        </w:rPr>
        <w:t xml:space="preserve"> </w:t>
      </w:r>
    </w:p>
    <w:p w14:paraId="3C6FCA5F" w14:textId="384811DD" w:rsidR="003C58DF" w:rsidRDefault="52827552" w:rsidP="52827552">
      <w:pPr>
        <w:rPr>
          <w:sz w:val="24"/>
          <w:szCs w:val="24"/>
        </w:rPr>
      </w:pPr>
      <w:r w:rsidRPr="52827552">
        <w:rPr>
          <w:sz w:val="24"/>
          <w:szCs w:val="24"/>
        </w:rPr>
        <w:t>US7890518B2 - Method for creating a scalable graph database</w:t>
      </w:r>
    </w:p>
    <w:p w14:paraId="7D396E91" w14:textId="7EE7A53F" w:rsidR="003C58DF" w:rsidRDefault="52827552" w:rsidP="52827552">
      <w:pPr>
        <w:rPr>
          <w:sz w:val="24"/>
          <w:szCs w:val="24"/>
        </w:rPr>
      </w:pPr>
      <w:r w:rsidRPr="52827552">
        <w:rPr>
          <w:sz w:val="24"/>
          <w:szCs w:val="24"/>
        </w:rPr>
        <w:t xml:space="preserve">A unique method of database </w:t>
      </w:r>
      <w:proofErr w:type="spellStart"/>
      <w:r w:rsidRPr="52827552">
        <w:rPr>
          <w:sz w:val="24"/>
          <w:szCs w:val="24"/>
        </w:rPr>
        <w:t>sharding</w:t>
      </w:r>
      <w:proofErr w:type="spellEnd"/>
      <w:r w:rsidRPr="52827552">
        <w:rPr>
          <w:sz w:val="24"/>
          <w:szCs w:val="24"/>
        </w:rPr>
        <w:t xml:space="preserve"> and federation enables scaling using multiple repositories on multiple servers. A large dataset is partitioned into shards based on some classifying criterion, and each shard can have access to a common </w:t>
      </w:r>
      <w:proofErr w:type="gramStart"/>
      <w:r w:rsidRPr="52827552">
        <w:rPr>
          <w:sz w:val="24"/>
          <w:szCs w:val="24"/>
        </w:rPr>
        <w:t>knowledge-base</w:t>
      </w:r>
      <w:proofErr w:type="gramEnd"/>
      <w:r w:rsidRPr="52827552">
        <w:rPr>
          <w:sz w:val="24"/>
          <w:szCs w:val="24"/>
        </w:rPr>
        <w:t>.</w:t>
      </w:r>
    </w:p>
    <w:p w14:paraId="63E57BF7" w14:textId="61148C6C" w:rsidR="003C58DF" w:rsidRDefault="52827552" w:rsidP="52827552">
      <w:pPr>
        <w:rPr>
          <w:sz w:val="24"/>
          <w:szCs w:val="24"/>
        </w:rPr>
      </w:pPr>
      <w:r w:rsidRPr="52827552">
        <w:rPr>
          <w:sz w:val="24"/>
          <w:szCs w:val="24"/>
        </w:rPr>
        <w:t xml:space="preserve"> </w:t>
      </w:r>
    </w:p>
    <w:p w14:paraId="50D00C4A" w14:textId="341E2F2A" w:rsidR="003C58DF" w:rsidRDefault="52827552" w:rsidP="52827552">
      <w:pPr>
        <w:rPr>
          <w:b/>
          <w:bCs/>
          <w:sz w:val="24"/>
          <w:szCs w:val="24"/>
        </w:rPr>
      </w:pPr>
      <w:r w:rsidRPr="52827552">
        <w:rPr>
          <w:b/>
          <w:bCs/>
          <w:sz w:val="24"/>
          <w:szCs w:val="24"/>
        </w:rPr>
        <w:t xml:space="preserve"> Market Size</w:t>
      </w:r>
    </w:p>
    <w:p w14:paraId="398DB318" w14:textId="2D3B415D" w:rsidR="003C58DF" w:rsidRDefault="003C58DF" w:rsidP="52827552">
      <w:pPr>
        <w:rPr>
          <w:sz w:val="24"/>
          <w:szCs w:val="24"/>
        </w:rPr>
      </w:pPr>
    </w:p>
    <w:p w14:paraId="350E4274" w14:textId="1C3E239D" w:rsidR="003C58DF" w:rsidRDefault="52827552" w:rsidP="52827552">
      <w:pPr>
        <w:rPr>
          <w:sz w:val="24"/>
          <w:szCs w:val="24"/>
        </w:rPr>
      </w:pPr>
      <w:r w:rsidRPr="52827552">
        <w:rPr>
          <w:sz w:val="24"/>
          <w:szCs w:val="24"/>
        </w:rPr>
        <w:t xml:space="preserve">Initially, we will target publicly traded companies in the U.S. and later globally. There are roughly 4,000 public companies in the U.S. and 43,000 globally. These are all potential </w:t>
      </w:r>
      <w:r w:rsidRPr="52827552">
        <w:rPr>
          <w:sz w:val="24"/>
          <w:szCs w:val="24"/>
        </w:rPr>
        <w:lastRenderedPageBreak/>
        <w:t>customer bases for the proposed services. In view of the costs to business, an annual subscription fee of $10,000 is a very reasonable business expense for most companies and organizations. With this annual subscription fee of $10,000, the size of this market is expected to be around half a billion dollars.</w:t>
      </w:r>
    </w:p>
    <w:p w14:paraId="238DABFF" w14:textId="30F6478A" w:rsidR="003C58DF" w:rsidRDefault="52827552" w:rsidP="52827552">
      <w:pPr>
        <w:rPr>
          <w:sz w:val="24"/>
          <w:szCs w:val="24"/>
        </w:rPr>
      </w:pPr>
      <w:r w:rsidRPr="52827552">
        <w:rPr>
          <w:sz w:val="24"/>
          <w:szCs w:val="24"/>
        </w:rPr>
        <w:t xml:space="preserve"> </w:t>
      </w:r>
    </w:p>
    <w:p w14:paraId="10190163" w14:textId="15112294" w:rsidR="003C58DF" w:rsidRDefault="52827552" w:rsidP="52827552">
      <w:pPr>
        <w:rPr>
          <w:sz w:val="24"/>
          <w:szCs w:val="24"/>
        </w:rPr>
      </w:pPr>
      <w:r w:rsidRPr="52827552">
        <w:rPr>
          <w:sz w:val="24"/>
          <w:szCs w:val="24"/>
        </w:rPr>
        <w:t>The potential customers of the proposed service are not limited to commercial businesses. Political organizations are ripe for such a service, considering the dramatic impact of negative news during the last few election cycles in the U.S. Some estimate that at least $400 million annually ($200 million just for the presidential race) were spent on negative news in political races in 2020. Services for negative news and counter negative news will continue to grow in the U.S. and globally. This is the future growth market for the proposed service.</w:t>
      </w:r>
    </w:p>
    <w:p w14:paraId="4769F290" w14:textId="15112294" w:rsidR="003C58DF" w:rsidRDefault="003C58DF" w:rsidP="52827552">
      <w:pPr>
        <w:rPr>
          <w:sz w:val="24"/>
          <w:szCs w:val="24"/>
        </w:rPr>
      </w:pPr>
    </w:p>
    <w:p w14:paraId="06EB9FE8" w14:textId="2C28B969" w:rsidR="003C58DF" w:rsidRDefault="52827552" w:rsidP="52827552">
      <w:pPr>
        <w:rPr>
          <w:b/>
          <w:bCs/>
          <w:sz w:val="24"/>
          <w:szCs w:val="24"/>
        </w:rPr>
      </w:pPr>
      <w:r w:rsidRPr="52827552">
        <w:rPr>
          <w:b/>
          <w:bCs/>
          <w:sz w:val="24"/>
          <w:szCs w:val="24"/>
        </w:rPr>
        <w:t>Regulatory Barriers</w:t>
      </w:r>
    </w:p>
    <w:p w14:paraId="4167A39C" w14:textId="5A0A08D7" w:rsidR="003C58DF" w:rsidRDefault="003C58DF" w:rsidP="52827552">
      <w:pPr>
        <w:rPr>
          <w:sz w:val="24"/>
          <w:szCs w:val="24"/>
        </w:rPr>
      </w:pPr>
    </w:p>
    <w:p w14:paraId="7DAAF419" w14:textId="2D229B55" w:rsidR="003C58DF" w:rsidRDefault="52827552" w:rsidP="52827552">
      <w:pPr>
        <w:rPr>
          <w:sz w:val="24"/>
          <w:szCs w:val="24"/>
        </w:rPr>
      </w:pPr>
      <w:r w:rsidRPr="52827552">
        <w:rPr>
          <w:sz w:val="24"/>
          <w:szCs w:val="24"/>
        </w:rPr>
        <w:t>There are two barriers that must be taken into consideration and dealt with in for this project:</w:t>
      </w:r>
    </w:p>
    <w:p w14:paraId="080DBA3F" w14:textId="17978577" w:rsidR="003C58DF" w:rsidRDefault="52827552" w:rsidP="52827552">
      <w:pPr>
        <w:pStyle w:val="ListParagraph"/>
        <w:numPr>
          <w:ilvl w:val="0"/>
          <w:numId w:val="1"/>
        </w:numPr>
        <w:spacing w:after="0" w:line="276" w:lineRule="auto"/>
        <w:rPr>
          <w:rFonts w:ascii="Arial" w:eastAsia="Arial" w:hAnsi="Arial" w:cs="Arial"/>
          <w:sz w:val="24"/>
          <w:szCs w:val="24"/>
        </w:rPr>
      </w:pPr>
      <w:r w:rsidRPr="52827552">
        <w:rPr>
          <w:rFonts w:ascii="Arial" w:eastAsia="Arial" w:hAnsi="Arial" w:cs="Arial"/>
          <w:sz w:val="24"/>
          <w:szCs w:val="24"/>
        </w:rPr>
        <w:t>C</w:t>
      </w:r>
      <w:commentRangeStart w:id="89"/>
      <w:r w:rsidRPr="52827552">
        <w:rPr>
          <w:rFonts w:ascii="Arial" w:eastAsia="Arial" w:hAnsi="Arial" w:cs="Arial"/>
          <w:sz w:val="24"/>
          <w:szCs w:val="24"/>
        </w:rPr>
        <w:t>ompliance with privacy laws and regulations,</w:t>
      </w:r>
      <w:commentRangeEnd w:id="89"/>
      <w:r w:rsidR="001729D1">
        <w:rPr>
          <w:rStyle w:val="CommentReference"/>
        </w:rPr>
        <w:commentReference w:id="89"/>
      </w:r>
      <w:r w:rsidRPr="52827552">
        <w:rPr>
          <w:rFonts w:ascii="Arial" w:eastAsia="Arial" w:hAnsi="Arial" w:cs="Arial"/>
          <w:sz w:val="24"/>
          <w:szCs w:val="24"/>
        </w:rPr>
        <w:t xml:space="preserve"> according to the location of the company we work for (such as the European GDPR). </w:t>
      </w:r>
    </w:p>
    <w:p w14:paraId="396310D7" w14:textId="23C0793E" w:rsidR="003C58DF" w:rsidRDefault="52827552" w:rsidP="52827552">
      <w:pPr>
        <w:ind w:firstLine="720"/>
        <w:rPr>
          <w:color w:val="333333"/>
          <w:sz w:val="21"/>
          <w:szCs w:val="21"/>
        </w:rPr>
      </w:pPr>
      <w:r w:rsidRPr="52827552">
        <w:rPr>
          <w:sz w:val="24"/>
          <w:szCs w:val="24"/>
          <w:lang w:eastAsia="en-US"/>
        </w:rPr>
        <w:t>This barrier require legal</w:t>
      </w:r>
      <w:r w:rsidRPr="52827552">
        <w:rPr>
          <w:sz w:val="24"/>
          <w:szCs w:val="24"/>
        </w:rPr>
        <w:t xml:space="preserve"> consultation.</w:t>
      </w:r>
    </w:p>
    <w:p w14:paraId="002CA335" w14:textId="35E73D1F" w:rsidR="003C58DF" w:rsidRDefault="52827552" w:rsidP="52827552">
      <w:pPr>
        <w:pStyle w:val="ListParagraph"/>
        <w:numPr>
          <w:ilvl w:val="0"/>
          <w:numId w:val="1"/>
        </w:numPr>
        <w:spacing w:after="0" w:line="276" w:lineRule="auto"/>
        <w:rPr>
          <w:rFonts w:ascii="Arial" w:eastAsia="Arial" w:hAnsi="Arial" w:cs="Arial"/>
          <w:sz w:val="24"/>
          <w:szCs w:val="24"/>
        </w:rPr>
      </w:pPr>
      <w:r w:rsidRPr="52827552">
        <w:rPr>
          <w:rFonts w:ascii="Arial" w:eastAsia="Arial" w:hAnsi="Arial" w:cs="Arial"/>
          <w:sz w:val="24"/>
          <w:szCs w:val="24"/>
        </w:rPr>
        <w:t xml:space="preserve">Compliance with the Israeli Ministry of Defense Export Control Department regulations.  </w:t>
      </w:r>
    </w:p>
    <w:p w14:paraId="33B07A83" w14:textId="7AB9FFC0" w:rsidR="003C58DF" w:rsidRDefault="52827552" w:rsidP="52827552">
      <w:pPr>
        <w:ind w:firstLine="720"/>
        <w:rPr>
          <w:sz w:val="24"/>
          <w:szCs w:val="24"/>
        </w:rPr>
      </w:pPr>
      <w:r w:rsidRPr="52827552">
        <w:rPr>
          <w:sz w:val="24"/>
          <w:szCs w:val="24"/>
          <w:lang w:eastAsia="en-US"/>
        </w:rPr>
        <w:t>This barrier require an approval process Sayiqan is familiar with.</w:t>
      </w:r>
    </w:p>
    <w:p w14:paraId="21376778" w14:textId="0ADAFBB0" w:rsidR="003C58DF" w:rsidRDefault="52827552" w:rsidP="52827552">
      <w:pPr>
        <w:rPr>
          <w:sz w:val="24"/>
          <w:szCs w:val="24"/>
        </w:rPr>
      </w:pPr>
      <w:r w:rsidRPr="52827552">
        <w:rPr>
          <w:sz w:val="24"/>
          <w:szCs w:val="24"/>
        </w:rPr>
        <w:t xml:space="preserve"> </w:t>
      </w:r>
    </w:p>
    <w:p w14:paraId="261FC5A0" w14:textId="29261D5A" w:rsidR="003C58DF" w:rsidRDefault="52827552" w:rsidP="52827552">
      <w:pPr>
        <w:rPr>
          <w:b/>
          <w:bCs/>
        </w:rPr>
      </w:pPr>
      <w:r w:rsidRPr="52827552">
        <w:rPr>
          <w:b/>
          <w:bCs/>
        </w:rPr>
        <w:t xml:space="preserve"> </w:t>
      </w:r>
      <w:r>
        <w:t xml:space="preserve"> </w:t>
      </w:r>
    </w:p>
    <w:p w14:paraId="67FCF80B" w14:textId="3496792F" w:rsidR="003C58DF" w:rsidRDefault="003C58DF" w:rsidP="52827552"/>
    <w:p w14:paraId="0000001D" w14:textId="1717D565" w:rsidR="003C58DF" w:rsidRDefault="003C58DF" w:rsidP="52827552">
      <w:pPr>
        <w:sectPr w:rsidR="003C58DF">
          <w:headerReference w:type="default" r:id="rId34"/>
          <w:footerReference w:type="default" r:id="rId35"/>
          <w:pgSz w:w="12240" w:h="15840"/>
          <w:pgMar w:top="1440" w:right="1440" w:bottom="1440" w:left="1440" w:header="720" w:footer="720" w:gutter="0"/>
          <w:cols w:space="720"/>
        </w:sectPr>
      </w:pPr>
    </w:p>
    <w:p w14:paraId="0000001E" w14:textId="77777777" w:rsidR="003C58DF" w:rsidRDefault="00606428">
      <w:pPr>
        <w:pStyle w:val="Heading1"/>
      </w:pPr>
      <w:bookmarkStart w:id="90" w:name="_e7o6ldxlpkn" w:colFirst="0" w:colLast="0"/>
      <w:bookmarkEnd w:id="90"/>
      <w:r>
        <w:lastRenderedPageBreak/>
        <w:t>H. Commercialization – Plans and Prospects</w:t>
      </w:r>
    </w:p>
    <w:p w14:paraId="0000001F" w14:textId="77777777" w:rsidR="003C58DF" w:rsidRDefault="003C58DF"/>
    <w:p w14:paraId="00000020" w14:textId="471DDECB" w:rsidR="003C58DF" w:rsidRDefault="52827552" w:rsidP="52827552">
      <w:pPr>
        <w:rPr>
          <w:sz w:val="24"/>
          <w:szCs w:val="24"/>
        </w:rPr>
      </w:pPr>
      <w:r w:rsidRPr="52827552">
        <w:rPr>
          <w:sz w:val="24"/>
          <w:szCs w:val="24"/>
        </w:rPr>
        <w:t>The proposed product is a Software as a Service (SaaS) on the cloud platform. The manufacturing costs for software are miniscule compared to physical products. The key success factors for the service in this market is speed and accuracy. We are confident that our technology and marketing plan will have high chance of success in the commercial market.</w:t>
      </w:r>
    </w:p>
    <w:p w14:paraId="00000021" w14:textId="77777777" w:rsidR="003C58DF" w:rsidRDefault="52827552">
      <w:pPr>
        <w:pStyle w:val="Heading2"/>
      </w:pPr>
      <w:bookmarkStart w:id="91" w:name="_ec5umvxruaaf"/>
      <w:bookmarkEnd w:id="91"/>
      <w:r>
        <w:t>H.1. Product Manufacturing, Marketing, Sales Activities and Resources</w:t>
      </w:r>
    </w:p>
    <w:p w14:paraId="6ED1B5ED" w14:textId="0B67EE66" w:rsidR="52827552" w:rsidRDefault="52827552" w:rsidP="52827552">
      <w:pPr>
        <w:rPr>
          <w:b/>
          <w:bCs/>
        </w:rPr>
      </w:pPr>
      <w:r w:rsidRPr="52827552">
        <w:rPr>
          <w:b/>
          <w:bCs/>
        </w:rPr>
        <w:t>Marketing Strategy</w:t>
      </w:r>
    </w:p>
    <w:p w14:paraId="4AF3879F" w14:textId="58F4F443" w:rsidR="52827552" w:rsidRDefault="52827552" w:rsidP="52827552"/>
    <w:p w14:paraId="070EF48B" w14:textId="5B456F07" w:rsidR="52827552" w:rsidRDefault="52827552" w:rsidP="52827552">
      <w:pPr>
        <w:rPr>
          <w:sz w:val="24"/>
          <w:szCs w:val="24"/>
        </w:rPr>
      </w:pPr>
      <w:r w:rsidRPr="52827552">
        <w:rPr>
          <w:sz w:val="24"/>
          <w:szCs w:val="24"/>
        </w:rPr>
        <w:t>Our go-to-market strategy starts with a beta customer to test and fine tune the product service before introducing the service to the general market. Modern marketing strategy centers on “words of the mouth” on digital and social media.</w:t>
      </w:r>
    </w:p>
    <w:p w14:paraId="3930D757" w14:textId="2FBCBF3E" w:rsidR="52827552" w:rsidRDefault="52827552" w:rsidP="52827552">
      <w:pPr>
        <w:rPr>
          <w:sz w:val="24"/>
          <w:szCs w:val="24"/>
        </w:rPr>
      </w:pPr>
      <w:r w:rsidRPr="52827552">
        <w:rPr>
          <w:sz w:val="24"/>
          <w:szCs w:val="24"/>
        </w:rPr>
        <w:t>1)</w:t>
      </w:r>
      <w:r>
        <w:tab/>
      </w:r>
      <w:r w:rsidRPr="52827552">
        <w:rPr>
          <w:sz w:val="24"/>
          <w:szCs w:val="24"/>
        </w:rPr>
        <w:t>Secure a beta customer to test the proposed service.</w:t>
      </w:r>
    </w:p>
    <w:p w14:paraId="1E25AFE0" w14:textId="24F6E463" w:rsidR="52827552" w:rsidRDefault="52827552" w:rsidP="52827552">
      <w:pPr>
        <w:rPr>
          <w:sz w:val="24"/>
          <w:szCs w:val="24"/>
        </w:rPr>
      </w:pPr>
      <w:r w:rsidRPr="52827552">
        <w:rPr>
          <w:sz w:val="24"/>
          <w:szCs w:val="24"/>
        </w:rPr>
        <w:t>2)</w:t>
      </w:r>
      <w:r>
        <w:tab/>
      </w:r>
      <w:r w:rsidRPr="52827552">
        <w:rPr>
          <w:sz w:val="24"/>
          <w:szCs w:val="24"/>
        </w:rPr>
        <w:t>Produce marketing materials such as white papers and success stories, after successful initial tests with the beta customer.</w:t>
      </w:r>
    </w:p>
    <w:p w14:paraId="4736A48C" w14:textId="62F702AD" w:rsidR="52827552" w:rsidRDefault="52827552" w:rsidP="52827552">
      <w:pPr>
        <w:rPr>
          <w:sz w:val="24"/>
          <w:szCs w:val="24"/>
        </w:rPr>
      </w:pPr>
      <w:r w:rsidRPr="52827552">
        <w:rPr>
          <w:sz w:val="24"/>
          <w:szCs w:val="24"/>
        </w:rPr>
        <w:t>3)</w:t>
      </w:r>
      <w:r>
        <w:tab/>
      </w:r>
      <w:r w:rsidRPr="52827552">
        <w:rPr>
          <w:sz w:val="24"/>
          <w:szCs w:val="24"/>
        </w:rPr>
        <w:t>Promote the white papers on trade journals (digital) and webinars relating to negative news and cyber security.</w:t>
      </w:r>
    </w:p>
    <w:p w14:paraId="3CA42928" w14:textId="5287A137" w:rsidR="52827552" w:rsidRDefault="52827552" w:rsidP="52827552">
      <w:pPr>
        <w:rPr>
          <w:sz w:val="24"/>
          <w:szCs w:val="24"/>
        </w:rPr>
      </w:pPr>
      <w:r w:rsidRPr="52827552">
        <w:rPr>
          <w:sz w:val="24"/>
          <w:szCs w:val="24"/>
        </w:rPr>
        <w:t>4)</w:t>
      </w:r>
      <w:r>
        <w:tab/>
      </w:r>
      <w:r w:rsidRPr="52827552">
        <w:rPr>
          <w:sz w:val="24"/>
          <w:szCs w:val="24"/>
        </w:rPr>
        <w:t xml:space="preserve">Engage market consulting firms (such as Gartner) to launch and market the service in the U.S. </w:t>
      </w:r>
    </w:p>
    <w:p w14:paraId="7FEB8AA1" w14:textId="2DEFEBDA" w:rsidR="52827552" w:rsidRDefault="52827552" w:rsidP="52827552">
      <w:pPr>
        <w:rPr>
          <w:sz w:val="24"/>
          <w:szCs w:val="24"/>
        </w:rPr>
      </w:pPr>
      <w:r w:rsidRPr="52827552">
        <w:rPr>
          <w:sz w:val="24"/>
          <w:szCs w:val="24"/>
        </w:rPr>
        <w:t>5)</w:t>
      </w:r>
      <w:r>
        <w:tab/>
      </w:r>
      <w:r w:rsidRPr="52827552">
        <w:rPr>
          <w:sz w:val="24"/>
          <w:szCs w:val="24"/>
        </w:rPr>
        <w:t>Start exploring the international market in the 2nd year, perhaps through US-based multinational customers.</w:t>
      </w:r>
    </w:p>
    <w:p w14:paraId="22B0662D" w14:textId="2EBB0B2D" w:rsidR="52827552" w:rsidRDefault="52827552" w:rsidP="52827552">
      <w:pPr>
        <w:rPr>
          <w:sz w:val="24"/>
          <w:szCs w:val="24"/>
        </w:rPr>
      </w:pPr>
      <w:r w:rsidRPr="52827552">
        <w:rPr>
          <w:sz w:val="24"/>
          <w:szCs w:val="24"/>
        </w:rPr>
        <w:t xml:space="preserve"> </w:t>
      </w:r>
    </w:p>
    <w:p w14:paraId="795B4B1A" w14:textId="40032E35" w:rsidR="52827552" w:rsidRDefault="52827552" w:rsidP="52827552">
      <w:pPr>
        <w:rPr>
          <w:b/>
          <w:bCs/>
          <w:sz w:val="24"/>
          <w:szCs w:val="24"/>
        </w:rPr>
      </w:pPr>
      <w:r w:rsidRPr="52827552">
        <w:rPr>
          <w:b/>
          <w:bCs/>
          <w:sz w:val="24"/>
          <w:szCs w:val="24"/>
        </w:rPr>
        <w:t>Competitive Analysis</w:t>
      </w:r>
    </w:p>
    <w:p w14:paraId="29CF21A3" w14:textId="1F08F1F2" w:rsidR="52827552" w:rsidRDefault="52827552" w:rsidP="52827552">
      <w:pPr>
        <w:rPr>
          <w:sz w:val="24"/>
          <w:szCs w:val="24"/>
        </w:rPr>
      </w:pPr>
    </w:p>
    <w:p w14:paraId="38450221" w14:textId="5F387C71" w:rsidR="52827552" w:rsidRDefault="52827552" w:rsidP="52827552">
      <w:pPr>
        <w:rPr>
          <w:sz w:val="24"/>
          <w:szCs w:val="24"/>
        </w:rPr>
      </w:pPr>
      <w:r w:rsidRPr="52827552">
        <w:rPr>
          <w:sz w:val="24"/>
          <w:szCs w:val="24"/>
        </w:rPr>
        <w:t xml:space="preserve">Most companies and services in the digital market space focus on cyber security against computer viruses such as malware and ransomware, and attacks such as deny-of-service. That is a huge $150 billion market with a 12% CAGR. There is no automated screening system in the market today, comparable to the product or service of our proposal. Some of the services trying to counter negative news rely heavily on human agents. </w:t>
      </w:r>
    </w:p>
    <w:p w14:paraId="1DC22325" w14:textId="22905D32" w:rsidR="52827552" w:rsidRDefault="52827552" w:rsidP="52827552">
      <w:pPr>
        <w:rPr>
          <w:sz w:val="24"/>
          <w:szCs w:val="24"/>
        </w:rPr>
      </w:pPr>
      <w:r w:rsidRPr="52827552">
        <w:rPr>
          <w:sz w:val="24"/>
          <w:szCs w:val="24"/>
        </w:rPr>
        <w:t xml:space="preserve"> </w:t>
      </w:r>
    </w:p>
    <w:p w14:paraId="7CFC79AC" w14:textId="7655C6A4" w:rsidR="52827552" w:rsidRDefault="52827552" w:rsidP="52827552">
      <w:pPr>
        <w:rPr>
          <w:sz w:val="24"/>
          <w:szCs w:val="24"/>
        </w:rPr>
      </w:pPr>
      <w:r w:rsidRPr="52827552">
        <w:rPr>
          <w:sz w:val="24"/>
          <w:szCs w:val="24"/>
        </w:rPr>
        <w:t xml:space="preserve">For example, the global registry of news and publishing activity depends on reviewing crowds to rate and contribute to the authenticity of news stories and posts, which requires companies to sort through the posts manually even if the rating is “accurate”. </w:t>
      </w:r>
      <w:r w:rsidRPr="52827552">
        <w:rPr>
          <w:sz w:val="24"/>
          <w:szCs w:val="24"/>
        </w:rPr>
        <w:lastRenderedPageBreak/>
        <w:t>China, despite its machine learning reputation, employs 300,000 to 500,000 internet screeners to police and censor its vast social media.</w:t>
      </w:r>
    </w:p>
    <w:p w14:paraId="6DFE6B45" w14:textId="5AF917B8" w:rsidR="52827552" w:rsidRDefault="52827552" w:rsidP="52827552">
      <w:pPr>
        <w:rPr>
          <w:sz w:val="24"/>
          <w:szCs w:val="24"/>
        </w:rPr>
      </w:pPr>
    </w:p>
    <w:p w14:paraId="525F67CB" w14:textId="335F9331" w:rsidR="52827552" w:rsidRDefault="52827552" w:rsidP="52827552">
      <w:pPr>
        <w:rPr>
          <w:sz w:val="24"/>
          <w:szCs w:val="24"/>
        </w:rPr>
      </w:pPr>
      <w:r w:rsidRPr="52827552">
        <w:rPr>
          <w:sz w:val="24"/>
          <w:szCs w:val="24"/>
        </w:rPr>
        <w:t>We believe that our proposed product service is innovative and unique in the market today.</w:t>
      </w:r>
    </w:p>
    <w:p w14:paraId="1A130936" w14:textId="61CCCF0A" w:rsidR="52827552" w:rsidRDefault="52827552" w:rsidP="52827552">
      <w:pPr>
        <w:rPr>
          <w:sz w:val="24"/>
          <w:szCs w:val="24"/>
        </w:rPr>
      </w:pPr>
    </w:p>
    <w:p w14:paraId="1ECE2E05" w14:textId="54A3EFAC" w:rsidR="52827552" w:rsidRDefault="52827552" w:rsidP="52827552">
      <w:pPr>
        <w:rPr>
          <w:b/>
          <w:bCs/>
          <w:sz w:val="24"/>
          <w:szCs w:val="24"/>
        </w:rPr>
      </w:pPr>
      <w:commentRangeStart w:id="92"/>
      <w:r w:rsidRPr="52827552">
        <w:rPr>
          <w:b/>
          <w:bCs/>
          <w:sz w:val="24"/>
          <w:szCs w:val="24"/>
        </w:rPr>
        <w:t>Sales</w:t>
      </w:r>
      <w:commentRangeEnd w:id="92"/>
      <w:r w:rsidR="00567F86">
        <w:rPr>
          <w:rStyle w:val="CommentReference"/>
          <w:rFonts w:asciiTheme="minorHAnsi" w:eastAsiaTheme="minorHAnsi" w:hAnsiTheme="minorHAnsi" w:cstheme="minorBidi"/>
          <w:lang w:val="en-US" w:eastAsia="en-US"/>
        </w:rPr>
        <w:commentReference w:id="92"/>
      </w:r>
      <w:r w:rsidRPr="52827552">
        <w:rPr>
          <w:b/>
          <w:bCs/>
          <w:sz w:val="24"/>
          <w:szCs w:val="24"/>
        </w:rPr>
        <w:t xml:space="preserve"> Projection</w:t>
      </w:r>
    </w:p>
    <w:p w14:paraId="4DC19E64" w14:textId="364A1399" w:rsidR="52827552" w:rsidRDefault="52827552" w:rsidP="52827552"/>
    <w:p w14:paraId="1CEF4C71" w14:textId="07EAC15A" w:rsidR="52827552" w:rsidRDefault="52827552" w:rsidP="52827552">
      <w:pPr>
        <w:rPr>
          <w:sz w:val="24"/>
          <w:szCs w:val="24"/>
        </w:rPr>
      </w:pPr>
      <w:r w:rsidRPr="52827552">
        <w:rPr>
          <w:sz w:val="24"/>
          <w:szCs w:val="24"/>
        </w:rPr>
        <w:t>We will market the service in the U.S. first then globally in the 2nd year. We also assume the market penetration rate to be less globally than in the U.S. Here is the estimated market size and the projected sales for the proposed service.</w:t>
      </w:r>
    </w:p>
    <w:p w14:paraId="592B9C73" w14:textId="67BC396B" w:rsidR="52827552" w:rsidRDefault="52827552" w:rsidP="52827552">
      <w:pPr>
        <w:rPr>
          <w:sz w:val="24"/>
          <w:szCs w:val="24"/>
        </w:rPr>
      </w:pPr>
    </w:p>
    <w:tbl>
      <w:tblPr>
        <w:tblW w:w="0" w:type="auto"/>
        <w:tblLayout w:type="fixed"/>
        <w:tblLook w:val="04A0" w:firstRow="1" w:lastRow="0" w:firstColumn="1" w:lastColumn="0" w:noHBand="0" w:noVBand="1"/>
      </w:tblPr>
      <w:tblGrid>
        <w:gridCol w:w="4215"/>
        <w:gridCol w:w="1560"/>
        <w:gridCol w:w="1686"/>
        <w:gridCol w:w="1899"/>
      </w:tblGrid>
      <w:tr w:rsidR="52827552" w14:paraId="1506A6C1" w14:textId="77777777" w:rsidTr="52827552">
        <w:trPr>
          <w:trHeight w:val="300"/>
        </w:trPr>
        <w:tc>
          <w:tcPr>
            <w:tcW w:w="4215" w:type="dxa"/>
            <w:tcBorders>
              <w:top w:val="single" w:sz="8" w:space="0" w:color="auto"/>
              <w:left w:val="single" w:sz="8" w:space="0" w:color="auto"/>
              <w:bottom w:val="double" w:sz="6" w:space="0" w:color="auto"/>
              <w:right w:val="single" w:sz="8" w:space="0" w:color="auto"/>
            </w:tcBorders>
            <w:shd w:val="clear" w:color="auto" w:fill="FFFF00"/>
            <w:vAlign w:val="bottom"/>
          </w:tcPr>
          <w:p w14:paraId="7E423DA1" w14:textId="703776F5" w:rsidR="52827552" w:rsidRDefault="52827552">
            <w:r w:rsidRPr="52827552">
              <w:rPr>
                <w:rFonts w:ascii="Calibri" w:eastAsia="Calibri" w:hAnsi="Calibri" w:cs="Calibri"/>
                <w:color w:val="000000" w:themeColor="text1"/>
                <w:sz w:val="20"/>
                <w:szCs w:val="20"/>
              </w:rPr>
              <w:t>Calendar Year</w:t>
            </w:r>
          </w:p>
        </w:tc>
        <w:tc>
          <w:tcPr>
            <w:tcW w:w="1560" w:type="dxa"/>
            <w:tcBorders>
              <w:top w:val="single" w:sz="8" w:space="0" w:color="auto"/>
              <w:left w:val="single" w:sz="8" w:space="0" w:color="auto"/>
              <w:bottom w:val="double" w:sz="6" w:space="0" w:color="auto"/>
              <w:right w:val="single" w:sz="8" w:space="0" w:color="auto"/>
            </w:tcBorders>
            <w:shd w:val="clear" w:color="auto" w:fill="FFFF00"/>
            <w:vAlign w:val="bottom"/>
          </w:tcPr>
          <w:p w14:paraId="4CD8EFB9" w14:textId="51CD6A5C" w:rsidR="52827552" w:rsidRDefault="52827552" w:rsidP="52827552">
            <w:pPr>
              <w:jc w:val="center"/>
            </w:pPr>
            <w:r w:rsidRPr="52827552">
              <w:rPr>
                <w:rFonts w:ascii="Calibri" w:eastAsia="Calibri" w:hAnsi="Calibri" w:cs="Calibri"/>
                <w:color w:val="000000" w:themeColor="text1"/>
                <w:sz w:val="20"/>
                <w:szCs w:val="20"/>
              </w:rPr>
              <w:t>2024</w:t>
            </w:r>
          </w:p>
        </w:tc>
        <w:tc>
          <w:tcPr>
            <w:tcW w:w="1686" w:type="dxa"/>
            <w:tcBorders>
              <w:top w:val="single" w:sz="8" w:space="0" w:color="auto"/>
              <w:left w:val="single" w:sz="8" w:space="0" w:color="auto"/>
              <w:bottom w:val="double" w:sz="6" w:space="0" w:color="auto"/>
              <w:right w:val="single" w:sz="8" w:space="0" w:color="auto"/>
            </w:tcBorders>
            <w:shd w:val="clear" w:color="auto" w:fill="FFFF00"/>
            <w:vAlign w:val="bottom"/>
          </w:tcPr>
          <w:p w14:paraId="0557A247" w14:textId="2DC5E600" w:rsidR="52827552" w:rsidRDefault="52827552" w:rsidP="52827552">
            <w:pPr>
              <w:jc w:val="center"/>
            </w:pPr>
            <w:r w:rsidRPr="52827552">
              <w:rPr>
                <w:rFonts w:ascii="Calibri" w:eastAsia="Calibri" w:hAnsi="Calibri" w:cs="Calibri"/>
                <w:color w:val="000000" w:themeColor="text1"/>
                <w:sz w:val="20"/>
                <w:szCs w:val="20"/>
              </w:rPr>
              <w:t>2025</w:t>
            </w:r>
          </w:p>
        </w:tc>
        <w:tc>
          <w:tcPr>
            <w:tcW w:w="1899" w:type="dxa"/>
            <w:tcBorders>
              <w:top w:val="single" w:sz="8" w:space="0" w:color="auto"/>
              <w:left w:val="single" w:sz="8" w:space="0" w:color="auto"/>
              <w:bottom w:val="double" w:sz="6" w:space="0" w:color="auto"/>
              <w:right w:val="single" w:sz="8" w:space="0" w:color="auto"/>
            </w:tcBorders>
            <w:shd w:val="clear" w:color="auto" w:fill="FFFF00"/>
            <w:vAlign w:val="bottom"/>
          </w:tcPr>
          <w:p w14:paraId="44B565AC" w14:textId="01F28501" w:rsidR="52827552" w:rsidRDefault="52827552" w:rsidP="52827552">
            <w:pPr>
              <w:jc w:val="center"/>
            </w:pPr>
            <w:r w:rsidRPr="52827552">
              <w:rPr>
                <w:rFonts w:ascii="Calibri" w:eastAsia="Calibri" w:hAnsi="Calibri" w:cs="Calibri"/>
                <w:color w:val="000000" w:themeColor="text1"/>
                <w:sz w:val="20"/>
                <w:szCs w:val="20"/>
              </w:rPr>
              <w:t>2026</w:t>
            </w:r>
          </w:p>
        </w:tc>
      </w:tr>
      <w:tr w:rsidR="52827552" w14:paraId="62EB3468" w14:textId="77777777" w:rsidTr="52827552">
        <w:trPr>
          <w:trHeight w:val="15"/>
        </w:trPr>
        <w:tc>
          <w:tcPr>
            <w:tcW w:w="4215" w:type="dxa"/>
            <w:tcBorders>
              <w:top w:val="double" w:sz="6" w:space="0" w:color="auto"/>
              <w:left w:val="single" w:sz="8" w:space="0" w:color="auto"/>
              <w:bottom w:val="single" w:sz="8" w:space="0" w:color="auto"/>
              <w:right w:val="single" w:sz="8" w:space="0" w:color="auto"/>
            </w:tcBorders>
            <w:vAlign w:val="bottom"/>
          </w:tcPr>
          <w:p w14:paraId="0DAB6BFB" w14:textId="6674EECD" w:rsidR="52827552" w:rsidRDefault="52827552">
            <w:r w:rsidRPr="52827552">
              <w:rPr>
                <w:rFonts w:ascii="Calibri" w:eastAsia="Calibri" w:hAnsi="Calibri" w:cs="Calibri"/>
                <w:color w:val="000000" w:themeColor="text1"/>
                <w:sz w:val="20"/>
                <w:szCs w:val="20"/>
              </w:rPr>
              <w:t>Target US market size for developed product</w:t>
            </w:r>
          </w:p>
        </w:tc>
        <w:tc>
          <w:tcPr>
            <w:tcW w:w="1560" w:type="dxa"/>
            <w:tcBorders>
              <w:top w:val="double" w:sz="6" w:space="0" w:color="auto"/>
              <w:left w:val="single" w:sz="8" w:space="0" w:color="auto"/>
              <w:bottom w:val="single" w:sz="8" w:space="0" w:color="auto"/>
              <w:right w:val="single" w:sz="8" w:space="0" w:color="auto"/>
            </w:tcBorders>
            <w:vAlign w:val="bottom"/>
          </w:tcPr>
          <w:p w14:paraId="14722F42" w14:textId="0030B688" w:rsidR="52827552" w:rsidRDefault="52827552" w:rsidP="52827552">
            <w:pPr>
              <w:jc w:val="right"/>
            </w:pPr>
            <w:r w:rsidRPr="52827552">
              <w:rPr>
                <w:rFonts w:ascii="Calibri" w:eastAsia="Calibri" w:hAnsi="Calibri" w:cs="Calibri"/>
                <w:color w:val="000000" w:themeColor="text1"/>
                <w:sz w:val="20"/>
                <w:szCs w:val="20"/>
              </w:rPr>
              <w:t xml:space="preserve"> $   40,000,000 </w:t>
            </w:r>
          </w:p>
        </w:tc>
        <w:tc>
          <w:tcPr>
            <w:tcW w:w="1686" w:type="dxa"/>
            <w:tcBorders>
              <w:top w:val="double" w:sz="6" w:space="0" w:color="auto"/>
              <w:left w:val="single" w:sz="8" w:space="0" w:color="auto"/>
              <w:bottom w:val="single" w:sz="8" w:space="0" w:color="auto"/>
              <w:right w:val="single" w:sz="8" w:space="0" w:color="auto"/>
            </w:tcBorders>
            <w:vAlign w:val="bottom"/>
          </w:tcPr>
          <w:p w14:paraId="1CA06B91" w14:textId="24F5BD86" w:rsidR="52827552" w:rsidRDefault="52827552" w:rsidP="52827552">
            <w:pPr>
              <w:jc w:val="right"/>
            </w:pPr>
            <w:r w:rsidRPr="52827552">
              <w:rPr>
                <w:rFonts w:ascii="Calibri" w:eastAsia="Calibri" w:hAnsi="Calibri" w:cs="Calibri"/>
                <w:color w:val="000000" w:themeColor="text1"/>
                <w:sz w:val="20"/>
                <w:szCs w:val="20"/>
              </w:rPr>
              <w:t xml:space="preserve"> $   40,000,000 </w:t>
            </w:r>
          </w:p>
        </w:tc>
        <w:tc>
          <w:tcPr>
            <w:tcW w:w="1899" w:type="dxa"/>
            <w:tcBorders>
              <w:top w:val="double" w:sz="6" w:space="0" w:color="auto"/>
              <w:left w:val="single" w:sz="8" w:space="0" w:color="auto"/>
              <w:bottom w:val="single" w:sz="8" w:space="0" w:color="auto"/>
              <w:right w:val="single" w:sz="8" w:space="0" w:color="auto"/>
            </w:tcBorders>
            <w:vAlign w:val="bottom"/>
          </w:tcPr>
          <w:p w14:paraId="62FDE391" w14:textId="3649A5FA" w:rsidR="52827552" w:rsidRDefault="52827552" w:rsidP="52827552">
            <w:pPr>
              <w:jc w:val="right"/>
            </w:pPr>
            <w:r w:rsidRPr="52827552">
              <w:rPr>
                <w:rFonts w:ascii="Calibri" w:eastAsia="Calibri" w:hAnsi="Calibri" w:cs="Calibri"/>
                <w:color w:val="000000" w:themeColor="text1"/>
                <w:sz w:val="20"/>
                <w:szCs w:val="20"/>
              </w:rPr>
              <w:t xml:space="preserve"> $   40,000,000 </w:t>
            </w:r>
          </w:p>
        </w:tc>
      </w:tr>
      <w:tr w:rsidR="52827552" w14:paraId="45DA63D8"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0C4E739C" w14:textId="1B56D4A5" w:rsidR="52827552" w:rsidRDefault="52827552">
            <w:r w:rsidRPr="52827552">
              <w:rPr>
                <w:rFonts w:ascii="Calibri" w:eastAsia="Calibri" w:hAnsi="Calibri" w:cs="Calibri"/>
                <w:color w:val="000000" w:themeColor="text1"/>
                <w:sz w:val="20"/>
                <w:szCs w:val="20"/>
              </w:rPr>
              <w:t>Target global market size for developed product</w:t>
            </w:r>
          </w:p>
        </w:tc>
        <w:tc>
          <w:tcPr>
            <w:tcW w:w="1560" w:type="dxa"/>
            <w:tcBorders>
              <w:top w:val="single" w:sz="8" w:space="0" w:color="auto"/>
              <w:left w:val="single" w:sz="8" w:space="0" w:color="auto"/>
              <w:bottom w:val="single" w:sz="8" w:space="0" w:color="auto"/>
              <w:right w:val="single" w:sz="8" w:space="0" w:color="auto"/>
            </w:tcBorders>
            <w:vAlign w:val="bottom"/>
          </w:tcPr>
          <w:p w14:paraId="09881BB4" w14:textId="4D38594A" w:rsidR="52827552" w:rsidRDefault="52827552" w:rsidP="52827552">
            <w:pPr>
              <w:jc w:val="right"/>
            </w:pPr>
            <w:r w:rsidRPr="52827552">
              <w:rPr>
                <w:rFonts w:ascii="Calibri" w:eastAsia="Calibri" w:hAnsi="Calibri" w:cs="Calibri"/>
                <w:color w:val="000000" w:themeColor="text1"/>
                <w:sz w:val="20"/>
                <w:szCs w:val="20"/>
              </w:rPr>
              <w:t xml:space="preserve"> $ 430,000,000 </w:t>
            </w:r>
          </w:p>
        </w:tc>
        <w:tc>
          <w:tcPr>
            <w:tcW w:w="1686" w:type="dxa"/>
            <w:tcBorders>
              <w:top w:val="single" w:sz="8" w:space="0" w:color="auto"/>
              <w:left w:val="single" w:sz="8" w:space="0" w:color="auto"/>
              <w:bottom w:val="single" w:sz="8" w:space="0" w:color="auto"/>
              <w:right w:val="single" w:sz="8" w:space="0" w:color="auto"/>
            </w:tcBorders>
            <w:vAlign w:val="bottom"/>
          </w:tcPr>
          <w:p w14:paraId="62BFD0F7" w14:textId="69CEBDA8" w:rsidR="52827552" w:rsidRDefault="52827552" w:rsidP="52827552">
            <w:pPr>
              <w:jc w:val="right"/>
            </w:pPr>
            <w:r w:rsidRPr="52827552">
              <w:rPr>
                <w:rFonts w:ascii="Calibri" w:eastAsia="Calibri" w:hAnsi="Calibri" w:cs="Calibri"/>
                <w:color w:val="000000" w:themeColor="text1"/>
                <w:sz w:val="20"/>
                <w:szCs w:val="20"/>
              </w:rPr>
              <w:t xml:space="preserve"> $ 430,000,000 </w:t>
            </w:r>
          </w:p>
        </w:tc>
        <w:tc>
          <w:tcPr>
            <w:tcW w:w="1899" w:type="dxa"/>
            <w:tcBorders>
              <w:top w:val="single" w:sz="8" w:space="0" w:color="auto"/>
              <w:left w:val="single" w:sz="8" w:space="0" w:color="auto"/>
              <w:bottom w:val="single" w:sz="8" w:space="0" w:color="auto"/>
              <w:right w:val="single" w:sz="8" w:space="0" w:color="auto"/>
            </w:tcBorders>
            <w:vAlign w:val="bottom"/>
          </w:tcPr>
          <w:p w14:paraId="1332CAE6" w14:textId="6B5DD0A1" w:rsidR="52827552" w:rsidRDefault="52827552" w:rsidP="52827552">
            <w:pPr>
              <w:jc w:val="right"/>
            </w:pPr>
            <w:r w:rsidRPr="52827552">
              <w:rPr>
                <w:rFonts w:ascii="Calibri" w:eastAsia="Calibri" w:hAnsi="Calibri" w:cs="Calibri"/>
                <w:color w:val="000000" w:themeColor="text1"/>
                <w:sz w:val="20"/>
                <w:szCs w:val="20"/>
              </w:rPr>
              <w:t xml:space="preserve"> $ 430,000,000 </w:t>
            </w:r>
          </w:p>
        </w:tc>
      </w:tr>
      <w:tr w:rsidR="52827552" w14:paraId="747D713A"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47F3F71A" w14:textId="4659D432" w:rsidR="52827552" w:rsidRDefault="52827552">
            <w:r w:rsidRPr="52827552">
              <w:rPr>
                <w:rFonts w:ascii="Calibri" w:eastAsia="Calibri" w:hAnsi="Calibri" w:cs="Calibri"/>
                <w:color w:val="000000" w:themeColor="text1"/>
                <w:sz w:val="20"/>
                <w:szCs w:val="20"/>
              </w:rPr>
              <w:t>Estimated US market share (%)</w:t>
            </w:r>
          </w:p>
        </w:tc>
        <w:tc>
          <w:tcPr>
            <w:tcW w:w="1560" w:type="dxa"/>
            <w:tcBorders>
              <w:top w:val="single" w:sz="8" w:space="0" w:color="auto"/>
              <w:left w:val="single" w:sz="8" w:space="0" w:color="auto"/>
              <w:bottom w:val="single" w:sz="8" w:space="0" w:color="auto"/>
              <w:right w:val="single" w:sz="8" w:space="0" w:color="auto"/>
            </w:tcBorders>
            <w:vAlign w:val="bottom"/>
          </w:tcPr>
          <w:p w14:paraId="7826B1D5" w14:textId="25ED7455" w:rsidR="52827552" w:rsidRDefault="52827552" w:rsidP="52827552">
            <w:pPr>
              <w:jc w:val="right"/>
            </w:pPr>
            <w:r w:rsidRPr="52827552">
              <w:rPr>
                <w:rFonts w:ascii="Calibri" w:eastAsia="Calibri" w:hAnsi="Calibri" w:cs="Calibri"/>
                <w:color w:val="000000" w:themeColor="text1"/>
                <w:sz w:val="20"/>
                <w:szCs w:val="20"/>
              </w:rPr>
              <w:t>5%</w:t>
            </w:r>
          </w:p>
        </w:tc>
        <w:tc>
          <w:tcPr>
            <w:tcW w:w="1686" w:type="dxa"/>
            <w:tcBorders>
              <w:top w:val="single" w:sz="8" w:space="0" w:color="auto"/>
              <w:left w:val="single" w:sz="8" w:space="0" w:color="auto"/>
              <w:bottom w:val="single" w:sz="8" w:space="0" w:color="auto"/>
              <w:right w:val="single" w:sz="8" w:space="0" w:color="auto"/>
            </w:tcBorders>
            <w:vAlign w:val="bottom"/>
          </w:tcPr>
          <w:p w14:paraId="417164B0" w14:textId="30A60ABC" w:rsidR="52827552" w:rsidRDefault="52827552" w:rsidP="52827552">
            <w:pPr>
              <w:jc w:val="right"/>
            </w:pPr>
            <w:r w:rsidRPr="52827552">
              <w:rPr>
                <w:rFonts w:ascii="Calibri" w:eastAsia="Calibri" w:hAnsi="Calibri" w:cs="Calibri"/>
                <w:color w:val="000000" w:themeColor="text1"/>
                <w:sz w:val="20"/>
                <w:szCs w:val="20"/>
              </w:rPr>
              <w:t>10%</w:t>
            </w:r>
          </w:p>
        </w:tc>
        <w:tc>
          <w:tcPr>
            <w:tcW w:w="1899" w:type="dxa"/>
            <w:tcBorders>
              <w:top w:val="single" w:sz="8" w:space="0" w:color="auto"/>
              <w:left w:val="single" w:sz="8" w:space="0" w:color="auto"/>
              <w:bottom w:val="single" w:sz="8" w:space="0" w:color="auto"/>
              <w:right w:val="single" w:sz="8" w:space="0" w:color="auto"/>
            </w:tcBorders>
            <w:vAlign w:val="bottom"/>
          </w:tcPr>
          <w:p w14:paraId="085683CA" w14:textId="44564009" w:rsidR="52827552" w:rsidRDefault="52827552" w:rsidP="52827552">
            <w:pPr>
              <w:jc w:val="right"/>
            </w:pPr>
            <w:r w:rsidRPr="52827552">
              <w:rPr>
                <w:rFonts w:ascii="Calibri" w:eastAsia="Calibri" w:hAnsi="Calibri" w:cs="Calibri"/>
                <w:color w:val="000000" w:themeColor="text1"/>
                <w:sz w:val="20"/>
                <w:szCs w:val="20"/>
              </w:rPr>
              <w:t>20%</w:t>
            </w:r>
          </w:p>
        </w:tc>
      </w:tr>
      <w:tr w:rsidR="52827552" w14:paraId="632C78C1"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46B65C88" w14:textId="337FB1F7" w:rsidR="52827552" w:rsidRDefault="52827552">
            <w:r w:rsidRPr="52827552">
              <w:rPr>
                <w:rFonts w:ascii="Calibri" w:eastAsia="Calibri" w:hAnsi="Calibri" w:cs="Calibri"/>
                <w:color w:val="000000" w:themeColor="text1"/>
                <w:sz w:val="20"/>
                <w:szCs w:val="20"/>
              </w:rPr>
              <w:t>Estimated global market share (%)</w:t>
            </w:r>
          </w:p>
        </w:tc>
        <w:tc>
          <w:tcPr>
            <w:tcW w:w="1560" w:type="dxa"/>
            <w:tcBorders>
              <w:top w:val="single" w:sz="8" w:space="0" w:color="auto"/>
              <w:left w:val="single" w:sz="8" w:space="0" w:color="auto"/>
              <w:bottom w:val="single" w:sz="8" w:space="0" w:color="auto"/>
              <w:right w:val="single" w:sz="8" w:space="0" w:color="auto"/>
            </w:tcBorders>
            <w:vAlign w:val="bottom"/>
          </w:tcPr>
          <w:p w14:paraId="58FC4474" w14:textId="3B152933" w:rsidR="52827552" w:rsidRDefault="52827552" w:rsidP="52827552">
            <w:pPr>
              <w:jc w:val="right"/>
            </w:pPr>
            <w:r w:rsidRPr="52827552">
              <w:rPr>
                <w:rFonts w:ascii="Calibri" w:eastAsia="Calibri" w:hAnsi="Calibri" w:cs="Calibri"/>
                <w:color w:val="000000" w:themeColor="text1"/>
                <w:sz w:val="20"/>
                <w:szCs w:val="20"/>
              </w:rPr>
              <w:t>0%</w:t>
            </w:r>
          </w:p>
        </w:tc>
        <w:tc>
          <w:tcPr>
            <w:tcW w:w="1686" w:type="dxa"/>
            <w:tcBorders>
              <w:top w:val="single" w:sz="8" w:space="0" w:color="auto"/>
              <w:left w:val="single" w:sz="8" w:space="0" w:color="auto"/>
              <w:bottom w:val="single" w:sz="8" w:space="0" w:color="auto"/>
              <w:right w:val="single" w:sz="8" w:space="0" w:color="auto"/>
            </w:tcBorders>
            <w:vAlign w:val="bottom"/>
          </w:tcPr>
          <w:p w14:paraId="2D589378" w14:textId="6E09E79C" w:rsidR="52827552" w:rsidRDefault="52827552" w:rsidP="52827552">
            <w:pPr>
              <w:jc w:val="right"/>
            </w:pPr>
            <w:r w:rsidRPr="52827552">
              <w:rPr>
                <w:rFonts w:ascii="Calibri" w:eastAsia="Calibri" w:hAnsi="Calibri" w:cs="Calibri"/>
                <w:color w:val="000000" w:themeColor="text1"/>
                <w:sz w:val="20"/>
                <w:szCs w:val="20"/>
              </w:rPr>
              <w:t>1%</w:t>
            </w:r>
          </w:p>
        </w:tc>
        <w:tc>
          <w:tcPr>
            <w:tcW w:w="1899" w:type="dxa"/>
            <w:tcBorders>
              <w:top w:val="single" w:sz="8" w:space="0" w:color="auto"/>
              <w:left w:val="single" w:sz="8" w:space="0" w:color="auto"/>
              <w:bottom w:val="single" w:sz="8" w:space="0" w:color="auto"/>
              <w:right w:val="single" w:sz="8" w:space="0" w:color="auto"/>
            </w:tcBorders>
            <w:vAlign w:val="bottom"/>
          </w:tcPr>
          <w:p w14:paraId="7FCFE21B" w14:textId="30ED576A" w:rsidR="52827552" w:rsidRDefault="52827552" w:rsidP="52827552">
            <w:pPr>
              <w:jc w:val="right"/>
            </w:pPr>
            <w:r w:rsidRPr="52827552">
              <w:rPr>
                <w:rFonts w:ascii="Calibri" w:eastAsia="Calibri" w:hAnsi="Calibri" w:cs="Calibri"/>
                <w:color w:val="000000" w:themeColor="text1"/>
                <w:sz w:val="20"/>
                <w:szCs w:val="20"/>
              </w:rPr>
              <w:t>2%</w:t>
            </w:r>
          </w:p>
        </w:tc>
      </w:tr>
      <w:tr w:rsidR="52827552" w14:paraId="5C494F21"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2AD24D0F" w14:textId="5A0BAA13" w:rsidR="52827552" w:rsidRDefault="52827552">
            <w:r w:rsidRPr="52827552">
              <w:rPr>
                <w:rFonts w:ascii="Calibri" w:eastAsia="Calibri" w:hAnsi="Calibri" w:cs="Calibri"/>
                <w:color w:val="000000" w:themeColor="text1"/>
                <w:sz w:val="20"/>
                <w:szCs w:val="20"/>
              </w:rPr>
              <w:t>Estimated sales quantity (units)</w:t>
            </w:r>
          </w:p>
        </w:tc>
        <w:tc>
          <w:tcPr>
            <w:tcW w:w="1560" w:type="dxa"/>
            <w:tcBorders>
              <w:top w:val="single" w:sz="8" w:space="0" w:color="auto"/>
              <w:left w:val="single" w:sz="8" w:space="0" w:color="auto"/>
              <w:bottom w:val="single" w:sz="8" w:space="0" w:color="auto"/>
              <w:right w:val="single" w:sz="8" w:space="0" w:color="auto"/>
            </w:tcBorders>
            <w:vAlign w:val="bottom"/>
          </w:tcPr>
          <w:p w14:paraId="64A6CEDE" w14:textId="6C083C65" w:rsidR="52827552" w:rsidRDefault="52827552" w:rsidP="52827552">
            <w:pPr>
              <w:jc w:val="right"/>
            </w:pPr>
            <w:r w:rsidRPr="52827552">
              <w:rPr>
                <w:rFonts w:ascii="Calibri" w:eastAsia="Calibri" w:hAnsi="Calibri" w:cs="Calibri"/>
                <w:color w:val="000000" w:themeColor="text1"/>
                <w:sz w:val="20"/>
                <w:szCs w:val="20"/>
              </w:rPr>
              <w:t>200</w:t>
            </w:r>
          </w:p>
        </w:tc>
        <w:tc>
          <w:tcPr>
            <w:tcW w:w="1686" w:type="dxa"/>
            <w:tcBorders>
              <w:top w:val="single" w:sz="8" w:space="0" w:color="auto"/>
              <w:left w:val="single" w:sz="8" w:space="0" w:color="auto"/>
              <w:bottom w:val="single" w:sz="8" w:space="0" w:color="auto"/>
              <w:right w:val="single" w:sz="8" w:space="0" w:color="auto"/>
            </w:tcBorders>
            <w:vAlign w:val="bottom"/>
          </w:tcPr>
          <w:p w14:paraId="24358AE4" w14:textId="780B8029" w:rsidR="52827552" w:rsidRDefault="52827552" w:rsidP="52827552">
            <w:pPr>
              <w:jc w:val="right"/>
            </w:pPr>
            <w:r w:rsidRPr="52827552">
              <w:rPr>
                <w:rFonts w:ascii="Calibri" w:eastAsia="Calibri" w:hAnsi="Calibri" w:cs="Calibri"/>
                <w:color w:val="000000" w:themeColor="text1"/>
                <w:sz w:val="20"/>
                <w:szCs w:val="20"/>
              </w:rPr>
              <w:t>790</w:t>
            </w:r>
          </w:p>
        </w:tc>
        <w:tc>
          <w:tcPr>
            <w:tcW w:w="1899" w:type="dxa"/>
            <w:tcBorders>
              <w:top w:val="single" w:sz="8" w:space="0" w:color="auto"/>
              <w:left w:val="single" w:sz="8" w:space="0" w:color="auto"/>
              <w:bottom w:val="single" w:sz="8" w:space="0" w:color="auto"/>
              <w:right w:val="single" w:sz="8" w:space="0" w:color="auto"/>
            </w:tcBorders>
            <w:vAlign w:val="bottom"/>
          </w:tcPr>
          <w:p w14:paraId="58BA6B44" w14:textId="6E629759" w:rsidR="52827552" w:rsidRDefault="52827552" w:rsidP="52827552">
            <w:pPr>
              <w:jc w:val="right"/>
            </w:pPr>
            <w:r w:rsidRPr="52827552">
              <w:rPr>
                <w:rFonts w:ascii="Calibri" w:eastAsia="Calibri" w:hAnsi="Calibri" w:cs="Calibri"/>
                <w:color w:val="000000" w:themeColor="text1"/>
                <w:sz w:val="20"/>
                <w:szCs w:val="20"/>
              </w:rPr>
              <w:t>1580</w:t>
            </w:r>
          </w:p>
        </w:tc>
      </w:tr>
      <w:tr w:rsidR="52827552" w14:paraId="6C890344"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1340A5DD" w14:textId="52F090BD" w:rsidR="52827552" w:rsidRDefault="52827552">
            <w:r w:rsidRPr="52827552">
              <w:rPr>
                <w:rFonts w:ascii="Calibri" w:eastAsia="Calibri" w:hAnsi="Calibri" w:cs="Calibri"/>
                <w:color w:val="000000" w:themeColor="text1"/>
                <w:sz w:val="20"/>
                <w:szCs w:val="20"/>
              </w:rPr>
              <w:t>Estimated representative unit price ($/unit)</w:t>
            </w:r>
          </w:p>
        </w:tc>
        <w:tc>
          <w:tcPr>
            <w:tcW w:w="1560" w:type="dxa"/>
            <w:tcBorders>
              <w:top w:val="single" w:sz="8" w:space="0" w:color="auto"/>
              <w:left w:val="single" w:sz="8" w:space="0" w:color="auto"/>
              <w:bottom w:val="single" w:sz="8" w:space="0" w:color="auto"/>
              <w:right w:val="single" w:sz="8" w:space="0" w:color="auto"/>
            </w:tcBorders>
            <w:vAlign w:val="bottom"/>
          </w:tcPr>
          <w:p w14:paraId="378FD00D" w14:textId="5F0E023C" w:rsidR="52827552" w:rsidRDefault="52827552" w:rsidP="52827552">
            <w:pPr>
              <w:jc w:val="right"/>
            </w:pPr>
            <w:r w:rsidRPr="52827552">
              <w:rPr>
                <w:rFonts w:ascii="Calibri" w:eastAsia="Calibri" w:hAnsi="Calibri" w:cs="Calibri"/>
                <w:color w:val="000000" w:themeColor="text1"/>
                <w:sz w:val="20"/>
                <w:szCs w:val="20"/>
              </w:rPr>
              <w:t xml:space="preserve"> $           10,000 </w:t>
            </w:r>
          </w:p>
        </w:tc>
        <w:tc>
          <w:tcPr>
            <w:tcW w:w="1686" w:type="dxa"/>
            <w:tcBorders>
              <w:top w:val="single" w:sz="8" w:space="0" w:color="auto"/>
              <w:left w:val="single" w:sz="8" w:space="0" w:color="auto"/>
              <w:bottom w:val="single" w:sz="8" w:space="0" w:color="auto"/>
              <w:right w:val="single" w:sz="8" w:space="0" w:color="auto"/>
            </w:tcBorders>
            <w:vAlign w:val="bottom"/>
          </w:tcPr>
          <w:p w14:paraId="0508C0D5" w14:textId="5F8493B0" w:rsidR="52827552" w:rsidRDefault="52827552" w:rsidP="52827552">
            <w:pPr>
              <w:jc w:val="right"/>
            </w:pPr>
            <w:r w:rsidRPr="52827552">
              <w:rPr>
                <w:rFonts w:ascii="Calibri" w:eastAsia="Calibri" w:hAnsi="Calibri" w:cs="Calibri"/>
                <w:color w:val="000000" w:themeColor="text1"/>
                <w:sz w:val="20"/>
                <w:szCs w:val="20"/>
              </w:rPr>
              <w:t xml:space="preserve"> $           10,000 </w:t>
            </w:r>
          </w:p>
        </w:tc>
        <w:tc>
          <w:tcPr>
            <w:tcW w:w="1899" w:type="dxa"/>
            <w:tcBorders>
              <w:top w:val="single" w:sz="8" w:space="0" w:color="auto"/>
              <w:left w:val="single" w:sz="8" w:space="0" w:color="auto"/>
              <w:bottom w:val="single" w:sz="8" w:space="0" w:color="auto"/>
              <w:right w:val="single" w:sz="8" w:space="0" w:color="auto"/>
            </w:tcBorders>
            <w:vAlign w:val="bottom"/>
          </w:tcPr>
          <w:p w14:paraId="6698C177" w14:textId="73B6A945" w:rsidR="52827552" w:rsidRDefault="52827552" w:rsidP="52827552">
            <w:pPr>
              <w:jc w:val="right"/>
            </w:pPr>
            <w:r w:rsidRPr="52827552">
              <w:rPr>
                <w:rFonts w:ascii="Calibri" w:eastAsia="Calibri" w:hAnsi="Calibri" w:cs="Calibri"/>
                <w:color w:val="000000" w:themeColor="text1"/>
                <w:sz w:val="20"/>
                <w:szCs w:val="20"/>
              </w:rPr>
              <w:t xml:space="preserve"> $           10,000 </w:t>
            </w:r>
          </w:p>
        </w:tc>
      </w:tr>
      <w:tr w:rsidR="52827552" w14:paraId="413DD390"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55D7C6FC" w14:textId="19E4AF76" w:rsidR="52827552" w:rsidRDefault="52827552">
            <w:r w:rsidRPr="52827552">
              <w:rPr>
                <w:rFonts w:ascii="Calibri" w:eastAsia="Calibri" w:hAnsi="Calibri" w:cs="Calibri"/>
                <w:color w:val="000000" w:themeColor="text1"/>
                <w:sz w:val="20"/>
                <w:szCs w:val="20"/>
              </w:rPr>
              <w:t>Estimated sales revenue ($)</w:t>
            </w:r>
          </w:p>
        </w:tc>
        <w:tc>
          <w:tcPr>
            <w:tcW w:w="1560" w:type="dxa"/>
            <w:tcBorders>
              <w:top w:val="single" w:sz="8" w:space="0" w:color="auto"/>
              <w:left w:val="single" w:sz="8" w:space="0" w:color="auto"/>
              <w:bottom w:val="single" w:sz="8" w:space="0" w:color="auto"/>
              <w:right w:val="single" w:sz="8" w:space="0" w:color="auto"/>
            </w:tcBorders>
            <w:vAlign w:val="bottom"/>
          </w:tcPr>
          <w:p w14:paraId="02B9926E" w14:textId="75765222" w:rsidR="52827552" w:rsidRDefault="52827552" w:rsidP="52827552">
            <w:pPr>
              <w:jc w:val="right"/>
            </w:pPr>
            <w:r w:rsidRPr="52827552">
              <w:rPr>
                <w:rFonts w:ascii="Calibri" w:eastAsia="Calibri" w:hAnsi="Calibri" w:cs="Calibri"/>
                <w:color w:val="000000" w:themeColor="text1"/>
                <w:sz w:val="20"/>
                <w:szCs w:val="20"/>
              </w:rPr>
              <w:t xml:space="preserve"> $     2,000,000 </w:t>
            </w:r>
          </w:p>
        </w:tc>
        <w:tc>
          <w:tcPr>
            <w:tcW w:w="1686" w:type="dxa"/>
            <w:tcBorders>
              <w:top w:val="single" w:sz="8" w:space="0" w:color="auto"/>
              <w:left w:val="single" w:sz="8" w:space="0" w:color="auto"/>
              <w:bottom w:val="single" w:sz="8" w:space="0" w:color="auto"/>
              <w:right w:val="single" w:sz="8" w:space="0" w:color="auto"/>
            </w:tcBorders>
            <w:vAlign w:val="bottom"/>
          </w:tcPr>
          <w:p w14:paraId="51F481DE" w14:textId="2BE66C94" w:rsidR="52827552" w:rsidRDefault="52827552" w:rsidP="52827552">
            <w:pPr>
              <w:jc w:val="right"/>
            </w:pPr>
            <w:r w:rsidRPr="52827552">
              <w:rPr>
                <w:rFonts w:ascii="Calibri" w:eastAsia="Calibri" w:hAnsi="Calibri" w:cs="Calibri"/>
                <w:color w:val="000000" w:themeColor="text1"/>
                <w:sz w:val="20"/>
                <w:szCs w:val="20"/>
              </w:rPr>
              <w:t xml:space="preserve"> $     7,900,000 </w:t>
            </w:r>
          </w:p>
        </w:tc>
        <w:tc>
          <w:tcPr>
            <w:tcW w:w="1899" w:type="dxa"/>
            <w:tcBorders>
              <w:top w:val="single" w:sz="8" w:space="0" w:color="auto"/>
              <w:left w:val="single" w:sz="8" w:space="0" w:color="auto"/>
              <w:bottom w:val="single" w:sz="8" w:space="0" w:color="auto"/>
              <w:right w:val="single" w:sz="8" w:space="0" w:color="auto"/>
            </w:tcBorders>
            <w:vAlign w:val="bottom"/>
          </w:tcPr>
          <w:p w14:paraId="797FB4C5" w14:textId="5B3F2C23" w:rsidR="52827552" w:rsidRDefault="52827552" w:rsidP="52827552">
            <w:pPr>
              <w:jc w:val="right"/>
            </w:pPr>
            <w:r w:rsidRPr="52827552">
              <w:rPr>
                <w:rFonts w:ascii="Calibri" w:eastAsia="Calibri" w:hAnsi="Calibri" w:cs="Calibri"/>
                <w:color w:val="000000" w:themeColor="text1"/>
                <w:sz w:val="20"/>
                <w:szCs w:val="20"/>
              </w:rPr>
              <w:t xml:space="preserve"> $   15,800,000 </w:t>
            </w:r>
          </w:p>
        </w:tc>
      </w:tr>
      <w:tr w:rsidR="52827552" w14:paraId="36458623" w14:textId="77777777" w:rsidTr="52827552">
        <w:trPr>
          <w:trHeight w:val="15"/>
        </w:trPr>
        <w:tc>
          <w:tcPr>
            <w:tcW w:w="4215" w:type="dxa"/>
            <w:tcBorders>
              <w:top w:val="single" w:sz="8" w:space="0" w:color="auto"/>
              <w:left w:val="single" w:sz="8" w:space="0" w:color="auto"/>
              <w:bottom w:val="single" w:sz="8" w:space="0" w:color="auto"/>
              <w:right w:val="single" w:sz="8" w:space="0" w:color="auto"/>
            </w:tcBorders>
            <w:vAlign w:val="bottom"/>
          </w:tcPr>
          <w:p w14:paraId="736CB2C6" w14:textId="5C3881B0" w:rsidR="52827552" w:rsidRDefault="52827552">
            <w:r w:rsidRPr="52827552">
              <w:rPr>
                <w:rFonts w:ascii="Calibri" w:eastAsia="Calibri" w:hAnsi="Calibri" w:cs="Calibri"/>
                <w:color w:val="000000" w:themeColor="text1"/>
                <w:sz w:val="20"/>
                <w:szCs w:val="20"/>
              </w:rPr>
              <w:t>Estimated cumulative sales revenue ($)</w:t>
            </w:r>
          </w:p>
        </w:tc>
        <w:tc>
          <w:tcPr>
            <w:tcW w:w="1560" w:type="dxa"/>
            <w:tcBorders>
              <w:top w:val="single" w:sz="8" w:space="0" w:color="auto"/>
              <w:left w:val="single" w:sz="8" w:space="0" w:color="auto"/>
              <w:bottom w:val="single" w:sz="8" w:space="0" w:color="auto"/>
              <w:right w:val="single" w:sz="8" w:space="0" w:color="auto"/>
            </w:tcBorders>
            <w:vAlign w:val="bottom"/>
          </w:tcPr>
          <w:p w14:paraId="1B62DC24" w14:textId="37CF28BB" w:rsidR="52827552" w:rsidRDefault="52827552" w:rsidP="52827552">
            <w:pPr>
              <w:jc w:val="right"/>
            </w:pPr>
            <w:r w:rsidRPr="52827552">
              <w:rPr>
                <w:rFonts w:ascii="Calibri" w:eastAsia="Calibri" w:hAnsi="Calibri" w:cs="Calibri"/>
                <w:color w:val="000000" w:themeColor="text1"/>
                <w:sz w:val="20"/>
                <w:szCs w:val="20"/>
              </w:rPr>
              <w:t xml:space="preserve"> $     2,000,000 </w:t>
            </w:r>
          </w:p>
        </w:tc>
        <w:tc>
          <w:tcPr>
            <w:tcW w:w="1686" w:type="dxa"/>
            <w:tcBorders>
              <w:top w:val="single" w:sz="8" w:space="0" w:color="auto"/>
              <w:left w:val="single" w:sz="8" w:space="0" w:color="auto"/>
              <w:bottom w:val="single" w:sz="8" w:space="0" w:color="auto"/>
              <w:right w:val="single" w:sz="8" w:space="0" w:color="auto"/>
            </w:tcBorders>
            <w:vAlign w:val="bottom"/>
          </w:tcPr>
          <w:p w14:paraId="6D0FA920" w14:textId="5CE0C084" w:rsidR="52827552" w:rsidRDefault="52827552" w:rsidP="52827552">
            <w:pPr>
              <w:jc w:val="right"/>
            </w:pPr>
            <w:r w:rsidRPr="52827552">
              <w:rPr>
                <w:rFonts w:ascii="Calibri" w:eastAsia="Calibri" w:hAnsi="Calibri" w:cs="Calibri"/>
                <w:color w:val="000000" w:themeColor="text1"/>
                <w:sz w:val="20"/>
                <w:szCs w:val="20"/>
              </w:rPr>
              <w:t xml:space="preserve"> $     9,900,000 </w:t>
            </w:r>
          </w:p>
        </w:tc>
        <w:tc>
          <w:tcPr>
            <w:tcW w:w="1899" w:type="dxa"/>
            <w:tcBorders>
              <w:top w:val="single" w:sz="8" w:space="0" w:color="auto"/>
              <w:left w:val="single" w:sz="8" w:space="0" w:color="auto"/>
              <w:bottom w:val="single" w:sz="8" w:space="0" w:color="auto"/>
              <w:right w:val="single" w:sz="8" w:space="0" w:color="auto"/>
            </w:tcBorders>
            <w:vAlign w:val="bottom"/>
          </w:tcPr>
          <w:p w14:paraId="4B4606F9" w14:textId="3DFCD44D" w:rsidR="52827552" w:rsidRDefault="52827552" w:rsidP="52827552">
            <w:pPr>
              <w:jc w:val="right"/>
            </w:pPr>
            <w:r w:rsidRPr="52827552">
              <w:rPr>
                <w:rFonts w:ascii="Calibri" w:eastAsia="Calibri" w:hAnsi="Calibri" w:cs="Calibri"/>
                <w:color w:val="000000" w:themeColor="text1"/>
                <w:sz w:val="20"/>
                <w:szCs w:val="20"/>
              </w:rPr>
              <w:t xml:space="preserve"> $   25,700,000</w:t>
            </w:r>
          </w:p>
        </w:tc>
      </w:tr>
    </w:tbl>
    <w:p w14:paraId="2C6518FD" w14:textId="4F0E9A61" w:rsidR="52827552" w:rsidRDefault="52827552" w:rsidP="52827552"/>
    <w:p w14:paraId="00000023" w14:textId="77777777" w:rsidR="003C58DF" w:rsidRDefault="00606428">
      <w:pPr>
        <w:pStyle w:val="Heading2"/>
      </w:pPr>
      <w:bookmarkStart w:id="93" w:name="_jgr455qhbox4" w:colFirst="0" w:colLast="0"/>
      <w:bookmarkEnd w:id="93"/>
      <w:r>
        <w:t>H.2. Cash Flow Analysis</w:t>
      </w:r>
    </w:p>
    <w:p w14:paraId="00000024" w14:textId="77777777" w:rsidR="003C58DF" w:rsidRDefault="003C58DF"/>
    <w:p w14:paraId="00000025" w14:textId="77777777" w:rsidR="003C58DF" w:rsidRDefault="003C58DF">
      <w:pPr>
        <w:sectPr w:rsidR="003C58DF">
          <w:headerReference w:type="default" r:id="rId36"/>
          <w:footerReference w:type="default" r:id="rId37"/>
          <w:pgSz w:w="12240" w:h="15840"/>
          <w:pgMar w:top="1440" w:right="1440" w:bottom="1440" w:left="1440" w:header="720" w:footer="720" w:gutter="0"/>
          <w:cols w:space="720"/>
        </w:sectPr>
      </w:pPr>
    </w:p>
    <w:p w14:paraId="206088EE" w14:textId="2618CBBE" w:rsidR="003C58DF" w:rsidRDefault="52827552" w:rsidP="52827552">
      <w:pPr>
        <w:pStyle w:val="ListParagraph"/>
        <w:numPr>
          <w:ilvl w:val="0"/>
          <w:numId w:val="2"/>
        </w:numPr>
        <w:rPr>
          <w:rFonts w:eastAsiaTheme="minorEastAsia"/>
          <w:color w:val="000000" w:themeColor="text1"/>
          <w:lang w:val="en"/>
        </w:rPr>
      </w:pPr>
      <w:r w:rsidRPr="52827552">
        <w:rPr>
          <w:rFonts w:ascii="Arial" w:eastAsia="Arial" w:hAnsi="Arial" w:cs="Arial"/>
          <w:color w:val="000000" w:themeColor="text1"/>
          <w:sz w:val="40"/>
          <w:szCs w:val="40"/>
          <w:lang w:val="en"/>
        </w:rPr>
        <w:lastRenderedPageBreak/>
        <w:t xml:space="preserve">Cooperation, Economic and Social Benefits  </w:t>
      </w:r>
      <w:r w:rsidRPr="52827552">
        <w:rPr>
          <w:rFonts w:ascii="Arial" w:eastAsia="Arial" w:hAnsi="Arial" w:cs="Arial"/>
          <w:color w:val="000000" w:themeColor="text1"/>
          <w:lang w:val="en"/>
        </w:rPr>
        <w:t xml:space="preserve"> </w:t>
      </w:r>
    </w:p>
    <w:p w14:paraId="01BC6BD1" w14:textId="57C3470D" w:rsidR="003C58DF" w:rsidRDefault="52827552">
      <w:r w:rsidRPr="52827552">
        <w:rPr>
          <w:color w:val="000000" w:themeColor="text1"/>
        </w:rPr>
        <w:t xml:space="preserve"> </w:t>
      </w:r>
    </w:p>
    <w:p w14:paraId="110C9BB3" w14:textId="40E4AD3B" w:rsidR="003C58DF" w:rsidRDefault="52827552">
      <w:r w:rsidRPr="52827552">
        <w:rPr>
          <w:color w:val="000000" w:themeColor="text1"/>
        </w:rPr>
        <w:t xml:space="preserve">As described previously, </w:t>
      </w:r>
      <w:r w:rsidRPr="52827552">
        <w:rPr>
          <w:color w:val="000000" w:themeColor="text1"/>
          <w:sz w:val="24"/>
          <w:szCs w:val="24"/>
        </w:rPr>
        <w:t>the potential customers of the proposed service are not limited to commercial businesses. Political organizations are ripe for such a service, considering the dramatic impact of negative news during the last few election cycles in the U.S. Tremendous amounts of money had been spent on negative news in political races in the last few election cycles in the U.S. and in many part of the world</w:t>
      </w:r>
      <w:proofErr w:type="gramStart"/>
      <w:r w:rsidRPr="52827552">
        <w:rPr>
          <w:color w:val="000000" w:themeColor="text1"/>
          <w:sz w:val="24"/>
          <w:szCs w:val="24"/>
        </w:rPr>
        <w:t>..</w:t>
      </w:r>
      <w:proofErr w:type="gramEnd"/>
      <w:r w:rsidRPr="52827552">
        <w:rPr>
          <w:color w:val="000000" w:themeColor="text1"/>
          <w:sz w:val="24"/>
          <w:szCs w:val="24"/>
        </w:rPr>
        <w:t xml:space="preserve"> Negative social media campaigns are not limited to the political arena. They have flourished in the areas of social engineering, healthcare misinformation, etc. to the detriment of democratic norms.</w:t>
      </w:r>
    </w:p>
    <w:p w14:paraId="20B03DC1" w14:textId="03AD61D4" w:rsidR="003C58DF" w:rsidRDefault="52827552">
      <w:r w:rsidRPr="52827552">
        <w:t xml:space="preserve"> </w:t>
      </w:r>
    </w:p>
    <w:p w14:paraId="779EF6BD" w14:textId="496D7F7B" w:rsidR="003C58DF" w:rsidRDefault="52827552">
      <w:r w:rsidRPr="52827552">
        <w:rPr>
          <w:color w:val="000000" w:themeColor="text1"/>
          <w:sz w:val="32"/>
          <w:szCs w:val="32"/>
        </w:rPr>
        <w:t xml:space="preserve">I.1. Cooperation between the Companies </w:t>
      </w:r>
    </w:p>
    <w:p w14:paraId="1233E9EA" w14:textId="47D217E9" w:rsidR="003C58DF" w:rsidRDefault="52827552">
      <w:r w:rsidRPr="52827552">
        <w:rPr>
          <w:color w:val="000000" w:themeColor="text1"/>
        </w:rPr>
        <w:t xml:space="preserve"> </w:t>
      </w:r>
    </w:p>
    <w:p w14:paraId="22F9BF3D" w14:textId="16D774EA" w:rsidR="003C58DF" w:rsidRDefault="52827552" w:rsidP="52827552">
      <w:pPr>
        <w:rPr>
          <w:sz w:val="24"/>
          <w:szCs w:val="24"/>
        </w:rPr>
      </w:pPr>
      <w:commentRangeStart w:id="94"/>
      <w:r w:rsidRPr="52827552">
        <w:rPr>
          <w:sz w:val="24"/>
          <w:szCs w:val="24"/>
        </w:rPr>
        <w:t xml:space="preserve">The technological teams of Sayiqan and Franz has a lot of </w:t>
      </w:r>
      <w:proofErr w:type="gramStart"/>
      <w:r w:rsidRPr="52827552">
        <w:rPr>
          <w:sz w:val="24"/>
          <w:szCs w:val="24"/>
        </w:rPr>
        <w:t>experience  (</w:t>
      </w:r>
      <w:proofErr w:type="gramEnd"/>
      <w:r w:rsidRPr="52827552">
        <w:rPr>
          <w:sz w:val="24"/>
          <w:szCs w:val="24"/>
        </w:rPr>
        <w:t xml:space="preserve">10 years) collaborating in developing similar products.  We developed together a system which creates fusion of two types of information (Textual and </w:t>
      </w:r>
      <w:proofErr w:type="spellStart"/>
      <w:r w:rsidRPr="52827552">
        <w:rPr>
          <w:sz w:val="24"/>
          <w:szCs w:val="24"/>
        </w:rPr>
        <w:t>Sigint</w:t>
      </w:r>
      <w:proofErr w:type="spellEnd"/>
      <w:r w:rsidRPr="52827552">
        <w:rPr>
          <w:sz w:val="24"/>
          <w:szCs w:val="24"/>
        </w:rPr>
        <w:t xml:space="preserve">) using the </w:t>
      </w:r>
      <w:proofErr w:type="spellStart"/>
      <w:r w:rsidRPr="52827552">
        <w:rPr>
          <w:sz w:val="24"/>
          <w:szCs w:val="24"/>
        </w:rPr>
        <w:t>Allegrograph</w:t>
      </w:r>
      <w:proofErr w:type="spellEnd"/>
      <w:r w:rsidRPr="52827552">
        <w:rPr>
          <w:sz w:val="24"/>
          <w:szCs w:val="24"/>
        </w:rPr>
        <w:t xml:space="preserve"> Semantic graph database.   </w:t>
      </w:r>
    </w:p>
    <w:p w14:paraId="494F2394" w14:textId="617BD8FD" w:rsidR="003C58DF" w:rsidRDefault="52827552" w:rsidP="52827552">
      <w:pPr>
        <w:rPr>
          <w:sz w:val="24"/>
          <w:szCs w:val="24"/>
        </w:rPr>
      </w:pPr>
      <w:r w:rsidRPr="52827552">
        <w:rPr>
          <w:sz w:val="24"/>
          <w:szCs w:val="24"/>
        </w:rPr>
        <w:t xml:space="preserve"> </w:t>
      </w:r>
    </w:p>
    <w:p w14:paraId="541DFDA2" w14:textId="756EC803" w:rsidR="003C58DF" w:rsidRDefault="52827552" w:rsidP="52827552">
      <w:pPr>
        <w:rPr>
          <w:sz w:val="24"/>
          <w:szCs w:val="24"/>
        </w:rPr>
      </w:pPr>
      <w:r w:rsidRPr="52827552">
        <w:rPr>
          <w:sz w:val="24"/>
          <w:szCs w:val="24"/>
        </w:rPr>
        <w:t>This 7 years project was very successful, and was finished at 2019. We got a lot of experience dealing with texts and other types of streaming information.  Specially – classification and clustering technology and the way of using the Semantic graph data base in the case of big data (over 50 billion transactions in a second – for creation of answer to very complex query).   Franz and Sayiqan have also in the last decade cooperated in several development projects, such as Complex Event Processing for tracking People of Interest, a Pattern Matcher for Lawful Interception, and Influencing the Influencers in the Twitter Cloud. Both companies and their staff are familiar with the requirements for a collaborative development effort to ensure its success.</w:t>
      </w:r>
    </w:p>
    <w:p w14:paraId="0B2BCB55" w14:textId="47D217E9" w:rsidR="003C58DF" w:rsidRDefault="003C58DF" w:rsidP="52827552">
      <w:pPr>
        <w:rPr>
          <w:color w:val="000000" w:themeColor="text1"/>
          <w:sz w:val="24"/>
          <w:szCs w:val="24"/>
        </w:rPr>
      </w:pPr>
    </w:p>
    <w:p w14:paraId="6E85EAFA" w14:textId="77F05C53" w:rsidR="003C58DF" w:rsidRDefault="52827552" w:rsidP="52827552">
      <w:pPr>
        <w:rPr>
          <w:color w:val="000000" w:themeColor="text1"/>
          <w:sz w:val="24"/>
          <w:szCs w:val="24"/>
        </w:rPr>
      </w:pPr>
      <w:r w:rsidRPr="52827552">
        <w:rPr>
          <w:color w:val="000000" w:themeColor="text1"/>
          <w:sz w:val="24"/>
          <w:szCs w:val="24"/>
        </w:rPr>
        <w:t>Through such collaboration, the two companies get to know their respective practices of software development and product commercialization. Most importantly, such collaboration allows the team from the U.S. and Israel to understand the cultures of the other country, greatly facilitating mutual understanding and future cooperation in other areas.</w:t>
      </w:r>
      <w:commentRangeEnd w:id="94"/>
      <w:r w:rsidR="00567F86">
        <w:rPr>
          <w:rStyle w:val="CommentReference"/>
          <w:rFonts w:asciiTheme="minorHAnsi" w:eastAsiaTheme="minorHAnsi" w:hAnsiTheme="minorHAnsi" w:cstheme="minorBidi"/>
          <w:lang w:val="en-US" w:eastAsia="en-US"/>
        </w:rPr>
        <w:commentReference w:id="94"/>
      </w:r>
    </w:p>
    <w:p w14:paraId="2523DE3C" w14:textId="00F2AC04" w:rsidR="003C58DF" w:rsidRDefault="52827552" w:rsidP="52827552">
      <w:pPr>
        <w:rPr>
          <w:sz w:val="24"/>
          <w:szCs w:val="24"/>
        </w:rPr>
      </w:pPr>
      <w:r w:rsidRPr="52827552">
        <w:rPr>
          <w:sz w:val="24"/>
          <w:szCs w:val="24"/>
        </w:rPr>
        <w:t xml:space="preserve"> </w:t>
      </w:r>
    </w:p>
    <w:p w14:paraId="5FB3C55B" w14:textId="7C73636C" w:rsidR="003C58DF" w:rsidRDefault="52827552">
      <w:r w:rsidRPr="52827552">
        <w:rPr>
          <w:color w:val="000000" w:themeColor="text1"/>
          <w:sz w:val="32"/>
          <w:szCs w:val="32"/>
        </w:rPr>
        <w:t xml:space="preserve">I.2 Economic Impact </w:t>
      </w:r>
    </w:p>
    <w:p w14:paraId="62EBE6A2" w14:textId="4DAA8DB1" w:rsidR="003C58DF" w:rsidRDefault="52827552">
      <w:r w:rsidRPr="52827552">
        <w:rPr>
          <w:color w:val="000000" w:themeColor="text1"/>
        </w:rPr>
        <w:t xml:space="preserve"> </w:t>
      </w:r>
    </w:p>
    <w:p w14:paraId="7FF6AC55" w14:textId="28B8FC01" w:rsidR="003C58DF" w:rsidRDefault="52827552">
      <w:r w:rsidRPr="52827552">
        <w:rPr>
          <w:color w:val="000000" w:themeColor="text1"/>
          <w:sz w:val="24"/>
          <w:szCs w:val="24"/>
        </w:rPr>
        <w:t xml:space="preserve">Negative social media discourses impact not only commercial companies but also average people. Companies suffering from negative social media attacks must divert resources to remedy their consequences instead of making better products and </w:t>
      </w:r>
      <w:r w:rsidRPr="52827552">
        <w:rPr>
          <w:color w:val="000000" w:themeColor="text1"/>
          <w:sz w:val="24"/>
          <w:szCs w:val="24"/>
        </w:rPr>
        <w:lastRenderedPageBreak/>
        <w:t>providing more services. In the extreme case, a disinformation in 2017 caused the market value of Facebook to drop by $25 billion before the company could refute the disinformation.</w:t>
      </w:r>
    </w:p>
    <w:p w14:paraId="340079D0" w14:textId="2BFF35DF" w:rsidR="003C58DF" w:rsidRDefault="52827552">
      <w:r w:rsidRPr="52827552">
        <w:t xml:space="preserve"> </w:t>
      </w:r>
    </w:p>
    <w:p w14:paraId="344ACBCB" w14:textId="7A0D201F" w:rsidR="003C58DF" w:rsidRDefault="52827552">
      <w:r w:rsidRPr="52827552">
        <w:rPr>
          <w:color w:val="000000" w:themeColor="text1"/>
          <w:sz w:val="24"/>
          <w:szCs w:val="24"/>
        </w:rPr>
        <w:t xml:space="preserve">Most importantly, fake news and false information on social media can indoctrinate average people to go against established science to their detriment. The recent anti-vaccination campaign during the Covid-19 pandemic is a classic example of such misinformation. People who buy into the falsehood of vaccine conspiracy refuse to get vaccinated with the otherwise very sound Covid vaccine often end up in the hospitals or in the morgue. </w:t>
      </w:r>
    </w:p>
    <w:p w14:paraId="20B2D0D5" w14:textId="65EA3180" w:rsidR="003C58DF" w:rsidRDefault="52827552">
      <w:r w:rsidRPr="52827552">
        <w:t xml:space="preserve"> </w:t>
      </w:r>
    </w:p>
    <w:p w14:paraId="69F76EBC" w14:textId="094469CF" w:rsidR="003C58DF" w:rsidRDefault="52827552">
      <w:r w:rsidRPr="52827552">
        <w:rPr>
          <w:color w:val="000000" w:themeColor="text1"/>
          <w:sz w:val="24"/>
          <w:szCs w:val="24"/>
        </w:rPr>
        <w:t>During the latest Omicron infection, more than 95% of people admitted into hospitals in the U.S. are not vaccinated; so is close to 99% of people died from Omicron variants. Such unnecessary consequences from falsehood put a huge burden on the whole healthcare system and the productivity of working people. The economic damage to the society is clearly immeasurable.</w:t>
      </w:r>
    </w:p>
    <w:p w14:paraId="716C741A" w14:textId="48DF7266" w:rsidR="003C58DF" w:rsidRDefault="52827552">
      <w:r w:rsidRPr="52827552">
        <w:t xml:space="preserve"> </w:t>
      </w:r>
    </w:p>
    <w:p w14:paraId="6029A524" w14:textId="45820DE7" w:rsidR="003C58DF" w:rsidRDefault="52827552">
      <w:r w:rsidRPr="52827552">
        <w:rPr>
          <w:color w:val="000000" w:themeColor="text1"/>
          <w:sz w:val="24"/>
          <w:szCs w:val="24"/>
        </w:rPr>
        <w:t xml:space="preserve">Our proposed system can </w:t>
      </w:r>
      <w:proofErr w:type="gramStart"/>
      <w:r w:rsidRPr="52827552">
        <w:rPr>
          <w:color w:val="000000" w:themeColor="text1"/>
          <w:sz w:val="24"/>
          <w:szCs w:val="24"/>
        </w:rPr>
        <w:t>be used</w:t>
      </w:r>
      <w:proofErr w:type="gramEnd"/>
      <w:r w:rsidRPr="52827552">
        <w:rPr>
          <w:color w:val="000000" w:themeColor="text1"/>
          <w:sz w:val="24"/>
          <w:szCs w:val="24"/>
        </w:rPr>
        <w:t>, besides counter negative campaigns against commercial companies, can easily be used to help counter such falsehood and conspiracy theory in healthcare more effectively, before such campaigns take root. The benefits to the economy and to social well-being can be very substantial.</w:t>
      </w:r>
    </w:p>
    <w:p w14:paraId="393E5B5C" w14:textId="398ACA99" w:rsidR="003C58DF" w:rsidRDefault="52827552">
      <w:r w:rsidRPr="52827552">
        <w:t xml:space="preserve"> </w:t>
      </w:r>
    </w:p>
    <w:p w14:paraId="433BA76C" w14:textId="58D0CA01" w:rsidR="003C58DF" w:rsidRDefault="52827552">
      <w:r w:rsidRPr="52827552">
        <w:rPr>
          <w:color w:val="000000" w:themeColor="text1"/>
          <w:sz w:val="32"/>
          <w:szCs w:val="32"/>
        </w:rPr>
        <w:t xml:space="preserve">I.3 Social Impact </w:t>
      </w:r>
    </w:p>
    <w:p w14:paraId="5FDB93BE" w14:textId="5E932361" w:rsidR="003C58DF" w:rsidRDefault="52827552">
      <w:r w:rsidRPr="52827552">
        <w:t xml:space="preserve"> </w:t>
      </w:r>
    </w:p>
    <w:p w14:paraId="713EAB8F" w14:textId="271BDBEC" w:rsidR="003C58DF" w:rsidRDefault="52827552">
      <w:r w:rsidRPr="52827552">
        <w:rPr>
          <w:color w:val="000000" w:themeColor="text1"/>
          <w:sz w:val="24"/>
          <w:szCs w:val="24"/>
        </w:rPr>
        <w:t xml:space="preserve">In the U.S. and in many western countries, the rise of conspiracy theory has blurred the boundary between truth and falsehood, caused mainly by the social media discourses. Social media discourse practically endows all citizens with the ability to express their views without the constraints of the traditional media such as network news, newspapers, etc. Democratization of expression was initially trumpeted as the champion of the free world, which prevents governments, authoritarian or otherwise, </w:t>
      </w:r>
      <w:proofErr w:type="gramStart"/>
      <w:r w:rsidRPr="52827552">
        <w:rPr>
          <w:color w:val="000000" w:themeColor="text1"/>
          <w:sz w:val="24"/>
          <w:szCs w:val="24"/>
        </w:rPr>
        <w:t>from  stifling</w:t>
      </w:r>
      <w:proofErr w:type="gramEnd"/>
      <w:r w:rsidRPr="52827552">
        <w:rPr>
          <w:color w:val="000000" w:themeColor="text1"/>
          <w:sz w:val="24"/>
          <w:szCs w:val="24"/>
        </w:rPr>
        <w:t xml:space="preserve"> dissent. </w:t>
      </w:r>
    </w:p>
    <w:p w14:paraId="5556BDBD" w14:textId="143AC43A" w:rsidR="003C58DF" w:rsidRDefault="52827552">
      <w:r w:rsidRPr="52827552">
        <w:t xml:space="preserve"> </w:t>
      </w:r>
    </w:p>
    <w:p w14:paraId="76FBF226" w14:textId="45DC9B19" w:rsidR="003C58DF" w:rsidRDefault="52827552">
      <w:r w:rsidRPr="52827552">
        <w:rPr>
          <w:color w:val="000000" w:themeColor="text1"/>
          <w:sz w:val="24"/>
          <w:szCs w:val="24"/>
        </w:rPr>
        <w:t xml:space="preserve">Unfortunately, without the gatekeepers of the traditional media, peddlers of fake news or extreme views are also able to promote their extreme ideology and to cultivate “like-minded” groups to the detriment of “truth”. We can witness the rise of </w:t>
      </w:r>
      <w:proofErr w:type="spellStart"/>
      <w:r w:rsidRPr="52827552">
        <w:rPr>
          <w:color w:val="000000" w:themeColor="text1"/>
          <w:sz w:val="24"/>
          <w:szCs w:val="24"/>
        </w:rPr>
        <w:t>QAnon</w:t>
      </w:r>
      <w:proofErr w:type="spellEnd"/>
      <w:r w:rsidRPr="52827552">
        <w:rPr>
          <w:color w:val="000000" w:themeColor="text1"/>
          <w:sz w:val="24"/>
          <w:szCs w:val="24"/>
        </w:rPr>
        <w:t xml:space="preserve"> conspiracy theory and the ideology of White Supremacy in the U.S. and in many western societies. The unprecedented polarization of U.S. society is the consequence of such negative discourse. Social polarization in essence pulls the rugs from under the democratic systems, which rely on compromise and consensus to function well. It also helps the rise of authoritarian leaning leaders in the traditional democratic countries.</w:t>
      </w:r>
    </w:p>
    <w:p w14:paraId="10FAA0DD" w14:textId="685A4DDB" w:rsidR="003C58DF" w:rsidRDefault="52827552">
      <w:r w:rsidRPr="52827552">
        <w:t xml:space="preserve"> </w:t>
      </w:r>
    </w:p>
    <w:p w14:paraId="3416EEED" w14:textId="3D8C95A2" w:rsidR="003C58DF" w:rsidRDefault="52827552">
      <w:r w:rsidRPr="52827552">
        <w:rPr>
          <w:color w:val="000000" w:themeColor="text1"/>
          <w:sz w:val="24"/>
          <w:szCs w:val="24"/>
        </w:rPr>
        <w:lastRenderedPageBreak/>
        <w:t>To curb the spread of fake news and falsehoods, societies must be able to counter any such discourse at its early stage before the negative view is entrenched in the people’s mind. Our proposed system can easily be repurposed to check against such negative influence campaigns, to enable democratic institutions to present different counter arguments before the negative views take hold. This can be a great counter-weight to all the “unintended” negative consequences of social media.</w:t>
      </w:r>
    </w:p>
    <w:p w14:paraId="0000002D" w14:textId="138E32CF" w:rsidR="003C58DF" w:rsidRDefault="003C58DF" w:rsidP="52827552">
      <w:pPr>
        <w:sectPr w:rsidR="003C58DF">
          <w:headerReference w:type="default" r:id="rId38"/>
          <w:footerReference w:type="default" r:id="rId39"/>
          <w:pgSz w:w="12240" w:h="15840"/>
          <w:pgMar w:top="1440" w:right="1440" w:bottom="1440" w:left="1440" w:header="720" w:footer="720" w:gutter="0"/>
          <w:cols w:space="720"/>
        </w:sectPr>
      </w:pPr>
    </w:p>
    <w:p w14:paraId="0000002E" w14:textId="77777777" w:rsidR="003C58DF" w:rsidRDefault="00606428">
      <w:pPr>
        <w:pStyle w:val="Heading1"/>
      </w:pPr>
      <w:bookmarkStart w:id="95" w:name="_3m4jkpp2ogxx" w:colFirst="0" w:colLast="0"/>
      <w:bookmarkEnd w:id="95"/>
      <w:r>
        <w:lastRenderedPageBreak/>
        <w:t>J. Organization and Management Plan</w:t>
      </w:r>
    </w:p>
    <w:p w14:paraId="0000002F" w14:textId="77777777" w:rsidR="003C58DF" w:rsidRDefault="003C58DF"/>
    <w:p w14:paraId="00000030" w14:textId="77777777" w:rsidR="003C58DF" w:rsidRDefault="003C58DF">
      <w:pPr>
        <w:sectPr w:rsidR="003C58DF">
          <w:headerReference w:type="default" r:id="rId40"/>
          <w:footerReference w:type="default" r:id="rId41"/>
          <w:pgSz w:w="12240" w:h="15840"/>
          <w:pgMar w:top="1440" w:right="1440" w:bottom="1440" w:left="1440" w:header="720" w:footer="720" w:gutter="0"/>
          <w:cols w:space="720"/>
        </w:sectPr>
      </w:pPr>
    </w:p>
    <w:p w14:paraId="00000031" w14:textId="77777777" w:rsidR="003C58DF" w:rsidRDefault="00606428">
      <w:pPr>
        <w:pStyle w:val="Heading1"/>
      </w:pPr>
      <w:bookmarkStart w:id="96" w:name="_plef21oqk2oc" w:colFirst="0" w:colLast="0"/>
      <w:bookmarkEnd w:id="96"/>
      <w:r>
        <w:lastRenderedPageBreak/>
        <w:t>K. The Companies and Their Resources</w:t>
      </w:r>
    </w:p>
    <w:p w14:paraId="00000032" w14:textId="77777777" w:rsidR="003C58DF" w:rsidRDefault="003C58DF"/>
    <w:p w14:paraId="00000033" w14:textId="77777777" w:rsidR="003C58DF" w:rsidRDefault="003C58DF">
      <w:pPr>
        <w:sectPr w:rsidR="003C58DF">
          <w:headerReference w:type="default" r:id="rId42"/>
          <w:footerReference w:type="default" r:id="rId43"/>
          <w:pgSz w:w="12240" w:h="15840"/>
          <w:pgMar w:top="1440" w:right="1440" w:bottom="1440" w:left="1440" w:header="720" w:footer="720" w:gutter="0"/>
          <w:cols w:space="720"/>
        </w:sectPr>
      </w:pPr>
    </w:p>
    <w:p w14:paraId="00000034" w14:textId="77777777" w:rsidR="003C58DF" w:rsidRDefault="00606428">
      <w:pPr>
        <w:pStyle w:val="Heading1"/>
      </w:pPr>
      <w:bookmarkStart w:id="97" w:name="_7768azo7v78f" w:colFirst="0" w:colLast="0"/>
      <w:bookmarkEnd w:id="97"/>
      <w:r>
        <w:lastRenderedPageBreak/>
        <w:t>L. Project Budget</w:t>
      </w:r>
    </w:p>
    <w:p w14:paraId="00000035" w14:textId="77777777" w:rsidR="003C58DF" w:rsidRDefault="003C58DF"/>
    <w:p w14:paraId="00000036" w14:textId="77777777" w:rsidR="003C58DF" w:rsidRDefault="00606428">
      <w:pPr>
        <w:pStyle w:val="Heading2"/>
      </w:pPr>
      <w:bookmarkStart w:id="98" w:name="_qgm5ezu7ebs1" w:colFirst="0" w:colLast="0"/>
      <w:bookmarkEnd w:id="98"/>
      <w:r>
        <w:t>L.1. Introduction and General Guidelines</w:t>
      </w:r>
    </w:p>
    <w:p w14:paraId="00000037" w14:textId="77777777" w:rsidR="003C58DF" w:rsidRDefault="003C58DF"/>
    <w:p w14:paraId="00000038" w14:textId="77777777" w:rsidR="003C58DF" w:rsidRDefault="00606428">
      <w:pPr>
        <w:pStyle w:val="Heading2"/>
      </w:pPr>
      <w:bookmarkStart w:id="99" w:name="_hlmj6ryvn5oe" w:colFirst="0" w:colLast="0"/>
      <w:bookmarkEnd w:id="99"/>
      <w:r>
        <w:t>L.2 Step by Step Explanation on Budget Preparation</w:t>
      </w:r>
    </w:p>
    <w:sectPr w:rsidR="003C58DF">
      <w:headerReference w:type="default" r:id="rId44"/>
      <w:footerReference w:type="default" r:id="rId4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Tal Kelem" w:date="2022-04-09T09:56:00Z" w:initials="TK">
    <w:p w14:paraId="1E581FCB" w14:textId="4F8A2711" w:rsidR="00E858B9" w:rsidRDefault="00E858B9" w:rsidP="00927168">
      <w:pPr>
        <w:pStyle w:val="CommentText"/>
      </w:pPr>
      <w:bookmarkStart w:id="6" w:name="_GoBack"/>
      <w:bookmarkEnd w:id="6"/>
      <w:r>
        <w:rPr>
          <w:rStyle w:val="CommentReference"/>
        </w:rPr>
        <w:annotationRef/>
      </w:r>
      <w:r>
        <w:t xml:space="preserve">Please </w:t>
      </w:r>
      <w:r w:rsidR="00927168">
        <w:t xml:space="preserve">don’t use a font smaller than </w:t>
      </w:r>
      <w:r>
        <w:t>Arial 11</w:t>
      </w:r>
      <w:r w:rsidR="00927168">
        <w:t xml:space="preserve"> </w:t>
      </w:r>
    </w:p>
  </w:comment>
  <w:comment w:id="7" w:author="Tal Kelem" w:date="2022-04-09T09:50:00Z" w:initials="TK">
    <w:p w14:paraId="4E546B8A" w14:textId="3086F7C4" w:rsidR="00E858B9" w:rsidRDefault="00E858B9" w:rsidP="00E858B9">
      <w:pPr>
        <w:pStyle w:val="CommentText"/>
      </w:pPr>
      <w:r>
        <w:rPr>
          <w:rStyle w:val="CommentReference"/>
        </w:rPr>
        <w:annotationRef/>
      </w:r>
      <w:r>
        <w:t xml:space="preserve">Please complete – 2021? </w:t>
      </w:r>
    </w:p>
  </w:comment>
  <w:comment w:id="8" w:author="Tal Kelem" w:date="2022-04-09T09:51:00Z" w:initials="TK">
    <w:p w14:paraId="478C87DA" w14:textId="7C02D1F0" w:rsidR="00E858B9" w:rsidRPr="00E858B9" w:rsidRDefault="00E858B9" w:rsidP="00927168">
      <w:pPr>
        <w:pStyle w:val="CommentText"/>
      </w:pPr>
      <w:r>
        <w:rPr>
          <w:rStyle w:val="CommentReference"/>
        </w:rPr>
        <w:annotationRef/>
      </w:r>
      <w:r w:rsidRPr="00E858B9">
        <w:t xml:space="preserve">You need to add the list of the companies’ main equity holders – this </w:t>
      </w:r>
      <w:r w:rsidRPr="00E858B9">
        <w:rPr>
          <w:rFonts w:eastAsia="Roboto" w:cs="Roboto"/>
          <w:color w:val="222222"/>
        </w:rPr>
        <w:t xml:space="preserve">may be sent to me separately. We don’t share it with the reviewers or outside </w:t>
      </w:r>
      <w:r w:rsidR="00927168">
        <w:rPr>
          <w:rFonts w:eastAsia="Roboto" w:cs="Roboto"/>
          <w:color w:val="222222"/>
        </w:rPr>
        <w:t>of BIRD</w:t>
      </w:r>
    </w:p>
  </w:comment>
  <w:comment w:id="9" w:author="Tal Kelem" w:date="2022-04-09T11:09:00Z" w:initials="TK">
    <w:p w14:paraId="317DF7C7" w14:textId="1E7C3375" w:rsidR="0079592C" w:rsidRDefault="0079592C" w:rsidP="0079592C">
      <w:pPr>
        <w:pStyle w:val="CommentText"/>
      </w:pPr>
      <w:r>
        <w:rPr>
          <w:rStyle w:val="CommentReference"/>
        </w:rPr>
        <w:annotationRef/>
      </w:r>
      <w:r>
        <w:t>I suggest</w:t>
      </w:r>
      <w:r w:rsidR="004D48C5">
        <w:t xml:space="preserve"> you</w:t>
      </w:r>
      <w:r>
        <w:t xml:space="preserve"> to relate also to non-commercial entities such as NGO’s, non-profits, foundations, etc.  </w:t>
      </w:r>
    </w:p>
  </w:comment>
  <w:comment w:id="10" w:author="Rachel Mendel" w:date="2022-04-05T14:39:00Z" w:initials="RM">
    <w:p w14:paraId="0A93DAAF" w14:textId="5B99A187" w:rsidR="00652D9B" w:rsidRDefault="00652D9B">
      <w:pPr>
        <w:pStyle w:val="CommentText"/>
      </w:pPr>
      <w:r>
        <w:t>Haim asked to include also positive discourse. In E1 I wrote: Companies are often interested in monitoring discourses about the company and its brands, especially regarding negative online discourses. Discourse might be intentionally executed by hostile competitors, legitimate criticism by customers and sometimes due to unintentional misstatements, all with potentially significant economic and reputational consequences.</w:t>
      </w:r>
      <w:r>
        <w:rPr>
          <w:rStyle w:val="CommentReference"/>
        </w:rPr>
        <w:annotationRef/>
      </w:r>
    </w:p>
  </w:comment>
  <w:comment w:id="11" w:author="Hana Galperin" w:date="2022-04-06T13:44:00Z" w:initials="HG">
    <w:p w14:paraId="0B21826A" w14:textId="47272B06" w:rsidR="00652D9B" w:rsidRDefault="00652D9B">
      <w:pPr>
        <w:pStyle w:val="CommentText"/>
      </w:pPr>
      <w:r>
        <w:t>06-04 Instead write the essence and potential impact</w:t>
      </w:r>
      <w:r>
        <w:rPr>
          <w:rStyle w:val="CommentReference"/>
        </w:rPr>
        <w:annotationRef/>
      </w:r>
    </w:p>
  </w:comment>
  <w:comment w:id="13" w:author="Tal Kelem" w:date="2022-04-09T11:17:00Z" w:initials="TK">
    <w:p w14:paraId="3850EB9F" w14:textId="723247EA" w:rsidR="0079592C" w:rsidRDefault="0079592C" w:rsidP="00757B46">
      <w:pPr>
        <w:pStyle w:val="CommentText"/>
      </w:pPr>
      <w:r>
        <w:rPr>
          <w:rStyle w:val="CommentReference"/>
        </w:rPr>
        <w:annotationRef/>
      </w:r>
      <w:r w:rsidR="00757B46">
        <w:t>China-US</w:t>
      </w:r>
      <w:r>
        <w:t xml:space="preserve"> might be too blunt</w:t>
      </w:r>
    </w:p>
  </w:comment>
  <w:comment w:id="16" w:author="Hana Galperin" w:date="2022-04-06T13:50:00Z" w:initials="HG">
    <w:p w14:paraId="436D04D3" w14:textId="77777777" w:rsidR="00675492" w:rsidRDefault="00675492" w:rsidP="00675492">
      <w:pPr>
        <w:pStyle w:val="CommentText"/>
      </w:pPr>
      <w:r>
        <w:t>06-04 Haim Needs rewriting</w:t>
      </w:r>
      <w:r>
        <w:rPr>
          <w:rStyle w:val="CommentReference"/>
        </w:rPr>
        <w:annotationRef/>
      </w:r>
    </w:p>
  </w:comment>
  <w:comment w:id="14" w:author="Tal Kelem" w:date="2022-04-09T11:35:00Z" w:initials="TK">
    <w:p w14:paraId="3DEAB49C" w14:textId="4F79459A" w:rsidR="00675492" w:rsidRDefault="00675492">
      <w:pPr>
        <w:pStyle w:val="CommentText"/>
      </w:pPr>
      <w:r>
        <w:rPr>
          <w:rStyle w:val="CommentReference"/>
        </w:rPr>
        <w:annotationRef/>
      </w:r>
      <w:r>
        <w:t>I think that a such a statement is missing here</w:t>
      </w:r>
      <w:r w:rsidR="004D48C5">
        <w:t>, in your wording</w:t>
      </w:r>
    </w:p>
  </w:comment>
  <w:comment w:id="21" w:author="Hana Galperin" w:date="2022-04-06T13:47:00Z" w:initials="HG">
    <w:p w14:paraId="5367E2B7" w14:textId="62099C6F" w:rsidR="00652D9B" w:rsidRDefault="00652D9B">
      <w:pPr>
        <w:pStyle w:val="CommentText"/>
      </w:pPr>
      <w:r>
        <w:t>06-04 We need to mention that this project will be in English on Twitter</w:t>
      </w:r>
      <w:r>
        <w:rPr>
          <w:rStyle w:val="CommentReference"/>
        </w:rPr>
        <w:annotationRef/>
      </w:r>
    </w:p>
  </w:comment>
  <w:comment w:id="20" w:author="Tal Kelem" w:date="2022-04-09T11:20:00Z" w:initials="TK">
    <w:p w14:paraId="200CCE17" w14:textId="385FE366" w:rsidR="004A55B6" w:rsidRDefault="004A55B6" w:rsidP="007244BE">
      <w:pPr>
        <w:pStyle w:val="CommentText"/>
      </w:pPr>
      <w:r>
        <w:rPr>
          <w:rStyle w:val="CommentReference"/>
        </w:rPr>
        <w:annotationRef/>
      </w:r>
      <w:r>
        <w:t xml:space="preserve">The US side is very sensitive to privacy issues. We discussed it in our guidelines meeting. You don’t relate to this issue at all in </w:t>
      </w:r>
      <w:r w:rsidR="007244BE">
        <w:t>the</w:t>
      </w:r>
      <w:r>
        <w:t xml:space="preserve"> proposal and it might fail you.</w:t>
      </w:r>
    </w:p>
    <w:p w14:paraId="6EFAFB10" w14:textId="7C55342F" w:rsidR="004A55B6" w:rsidRDefault="004A55B6" w:rsidP="00757B46">
      <w:pPr>
        <w:pStyle w:val="CommentText"/>
      </w:pPr>
      <w:r>
        <w:t xml:space="preserve">You need to refer to this issue explicitly here and in other parts of the proposal and explain that there is no privacy violation </w:t>
      </w:r>
      <w:r w:rsidR="00757B46">
        <w:t xml:space="preserve">or, </w:t>
      </w:r>
      <w:r w:rsidR="00B156DE">
        <w:t>if there is, how do you protect on the social networks</w:t>
      </w:r>
      <w:r w:rsidR="00757B46">
        <w:t>’</w:t>
      </w:r>
      <w:r w:rsidR="00B156DE">
        <w:t xml:space="preserve"> users privacy</w:t>
      </w:r>
    </w:p>
  </w:comment>
  <w:comment w:id="23" w:author="Tal Kelem" w:date="2022-04-09T11:27:00Z" w:initials="TK">
    <w:p w14:paraId="2C3C2C13" w14:textId="26D077D0" w:rsidR="00675492" w:rsidRDefault="00675492" w:rsidP="00675492">
      <w:pPr>
        <w:pStyle w:val="CommentText"/>
      </w:pPr>
      <w:r>
        <w:rPr>
          <w:rStyle w:val="CommentReference"/>
        </w:rPr>
        <w:annotationRef/>
      </w:r>
      <w:r>
        <w:t>What about the company’s achievements, current leading customers, leading management/board members and any other info that can show that you are capable to develop the product and commercialize it globally.</w:t>
      </w:r>
    </w:p>
    <w:p w14:paraId="26914114" w14:textId="336F004A" w:rsidR="005A15D2" w:rsidRDefault="005A15D2" w:rsidP="005A15D2">
      <w:pPr>
        <w:pStyle w:val="CommentText"/>
      </w:pPr>
      <w:r>
        <w:t xml:space="preserve">For example - </w:t>
      </w:r>
      <w:r w:rsidRPr="52827552">
        <w:rPr>
          <w:sz w:val="24"/>
          <w:szCs w:val="24"/>
        </w:rPr>
        <w:t xml:space="preserve">Sayiqan </w:t>
      </w:r>
      <w:r>
        <w:rPr>
          <w:sz w:val="24"/>
          <w:szCs w:val="24"/>
        </w:rPr>
        <w:t xml:space="preserve">runs an ongoing </w:t>
      </w:r>
      <w:r w:rsidRPr="52827552">
        <w:rPr>
          <w:sz w:val="24"/>
          <w:szCs w:val="24"/>
        </w:rPr>
        <w:t>Antisemitis</w:t>
      </w:r>
      <w:r>
        <w:rPr>
          <w:sz w:val="24"/>
          <w:szCs w:val="24"/>
        </w:rPr>
        <w:t>m Control and Monitoring System</w:t>
      </w:r>
      <w:r w:rsidRPr="52827552">
        <w:rPr>
          <w:sz w:val="24"/>
          <w:szCs w:val="24"/>
        </w:rPr>
        <w:t xml:space="preserve"> for the Israel Diaspora Ministry in </w:t>
      </w:r>
      <w:r>
        <w:rPr>
          <w:sz w:val="24"/>
          <w:szCs w:val="24"/>
        </w:rPr>
        <w:t>6 languages.</w:t>
      </w:r>
    </w:p>
  </w:comment>
  <w:comment w:id="24" w:author="Hana Galperin" w:date="2022-04-06T13:50:00Z" w:initials="HG">
    <w:p w14:paraId="632ACA2E" w14:textId="1F687D23" w:rsidR="00652D9B" w:rsidRDefault="00652D9B">
      <w:pPr>
        <w:pStyle w:val="CommentText"/>
      </w:pPr>
      <w:r>
        <w:t>06-04 Haim Needs rewriting</w:t>
      </w:r>
      <w:r>
        <w:rPr>
          <w:rStyle w:val="CommentReference"/>
        </w:rPr>
        <w:annotationRef/>
      </w:r>
    </w:p>
  </w:comment>
  <w:comment w:id="25" w:author="Tal Kelem" w:date="2022-04-09T11:37:00Z" w:initials="TK">
    <w:p w14:paraId="22EA3F14" w14:textId="41255159" w:rsidR="00675492" w:rsidRDefault="00675492">
      <w:pPr>
        <w:pStyle w:val="CommentText"/>
      </w:pPr>
      <w:r>
        <w:rPr>
          <w:rStyle w:val="CommentReference"/>
        </w:rPr>
        <w:annotationRef/>
      </w:r>
      <w:r w:rsidR="00A40C16">
        <w:t>Same as above, though it is better</w:t>
      </w:r>
      <w:r w:rsidR="00757B46">
        <w:t xml:space="preserve"> here</w:t>
      </w:r>
      <w:r w:rsidR="00A40C16">
        <w:t xml:space="preserve"> as you mention </w:t>
      </w:r>
      <w:r w:rsidR="00A40C16" w:rsidRPr="52827552">
        <w:rPr>
          <w:b/>
          <w:bCs/>
        </w:rPr>
        <w:t>Kyocera</w:t>
      </w:r>
    </w:p>
  </w:comment>
  <w:comment w:id="28" w:author="Tal Kelem" w:date="2022-04-10T00:34:00Z" w:initials="TK">
    <w:p w14:paraId="79A79E9E" w14:textId="398B3139" w:rsidR="001208EE" w:rsidRDefault="001208EE" w:rsidP="001729D1">
      <w:pPr>
        <w:pStyle w:val="CommentText"/>
      </w:pPr>
      <w:r>
        <w:rPr>
          <w:rStyle w:val="CommentReference"/>
        </w:rPr>
        <w:annotationRef/>
      </w:r>
      <w:r w:rsidR="001729D1">
        <w:t xml:space="preserve">It is not explained how </w:t>
      </w:r>
      <w:proofErr w:type="spellStart"/>
      <w:r w:rsidR="001729D1" w:rsidRPr="52827552">
        <w:rPr>
          <w:sz w:val="24"/>
          <w:szCs w:val="24"/>
        </w:rPr>
        <w:t>AllegroGraph</w:t>
      </w:r>
      <w:proofErr w:type="spellEnd"/>
      <w:r w:rsidR="001729D1">
        <w:rPr>
          <w:sz w:val="24"/>
          <w:szCs w:val="24"/>
        </w:rPr>
        <w:t xml:space="preserve"> is related to Franz</w:t>
      </w:r>
      <w:r w:rsidR="00260DC5">
        <w:rPr>
          <w:sz w:val="24"/>
          <w:szCs w:val="24"/>
        </w:rPr>
        <w:t>. The unexperienced reader might think that this is a 3</w:t>
      </w:r>
      <w:r w:rsidR="00260DC5" w:rsidRPr="00260DC5">
        <w:rPr>
          <w:sz w:val="24"/>
          <w:szCs w:val="24"/>
          <w:vertAlign w:val="superscript"/>
        </w:rPr>
        <w:t>rd</w:t>
      </w:r>
      <w:r w:rsidR="00260DC5">
        <w:rPr>
          <w:sz w:val="24"/>
          <w:szCs w:val="24"/>
        </w:rPr>
        <w:t xml:space="preserve"> party product</w:t>
      </w:r>
    </w:p>
  </w:comment>
  <w:comment w:id="29" w:author="Tal Kelem" w:date="2022-04-09T11:49:00Z" w:initials="TK">
    <w:p w14:paraId="39A5F7BB" w14:textId="1122B4C3" w:rsidR="00133D67" w:rsidRDefault="00133D67">
      <w:pPr>
        <w:pStyle w:val="CommentText"/>
      </w:pPr>
      <w:r>
        <w:rPr>
          <w:rStyle w:val="CommentReference"/>
        </w:rPr>
        <w:annotationRef/>
      </w:r>
      <w:r>
        <w:t>Privacy</w:t>
      </w:r>
    </w:p>
  </w:comment>
  <w:comment w:id="31" w:author="Tal Kelem" w:date="2022-04-09T11:50:00Z" w:initials="TK">
    <w:p w14:paraId="3FAEF1EC" w14:textId="23CB6106" w:rsidR="00133D67" w:rsidRDefault="00133D67" w:rsidP="00133D67">
      <w:pPr>
        <w:pStyle w:val="CommentText"/>
      </w:pPr>
      <w:r>
        <w:rPr>
          <w:rStyle w:val="CommentReference"/>
        </w:rPr>
        <w:annotationRef/>
      </w:r>
      <w:r>
        <w:t>See my comment above regarding non-commercial entities</w:t>
      </w:r>
    </w:p>
  </w:comment>
  <w:comment w:id="33" w:author="Tal Kelem" w:date="2022-04-09T13:51:00Z" w:initials="TK">
    <w:p w14:paraId="30CF6479" w14:textId="6D915DC3" w:rsidR="002277C2" w:rsidRDefault="002277C2" w:rsidP="00260DC5">
      <w:pPr>
        <w:pStyle w:val="CommentText"/>
      </w:pPr>
      <w:r>
        <w:rPr>
          <w:rStyle w:val="CommentReference"/>
        </w:rPr>
        <w:annotationRef/>
      </w:r>
      <w:r w:rsidR="00260DC5">
        <w:t>You need to be here decisive</w:t>
      </w:r>
    </w:p>
  </w:comment>
  <w:comment w:id="50" w:author="Tal Kelem" w:date="2022-04-09T13:58:00Z" w:initials="TK">
    <w:p w14:paraId="290D990D" w14:textId="482C0B3E" w:rsidR="00D03717" w:rsidRDefault="00D03717">
      <w:pPr>
        <w:pStyle w:val="CommentText"/>
      </w:pPr>
      <w:r>
        <w:rPr>
          <w:rStyle w:val="CommentReference"/>
        </w:rPr>
        <w:annotationRef/>
      </w:r>
      <w:r>
        <w:t>Again - privacy</w:t>
      </w:r>
    </w:p>
  </w:comment>
  <w:comment w:id="51" w:author="Tal Kelem" w:date="2022-04-09T13:59:00Z" w:initials="TK">
    <w:p w14:paraId="5CB81786" w14:textId="38719F2B" w:rsidR="00D03717" w:rsidRDefault="00D03717">
      <w:pPr>
        <w:pStyle w:val="CommentText"/>
      </w:pPr>
      <w:r>
        <w:rPr>
          <w:rStyle w:val="CommentReference"/>
        </w:rPr>
        <w:annotationRef/>
      </w:r>
      <w:r>
        <w:t>?</w:t>
      </w:r>
    </w:p>
  </w:comment>
  <w:comment w:id="52" w:author="Tal Kelem" w:date="2022-04-09T14:00:00Z" w:initials="TK">
    <w:p w14:paraId="3EAE26A9" w14:textId="2D6EA46A" w:rsidR="00D03717" w:rsidRDefault="00260DC5">
      <w:pPr>
        <w:pStyle w:val="CommentText"/>
      </w:pPr>
      <w:r>
        <w:t>Why only public</w:t>
      </w:r>
      <w:r w:rsidR="00D03717">
        <w:rPr>
          <w:rStyle w:val="CommentReference"/>
        </w:rPr>
        <w:annotationRef/>
      </w:r>
      <w:r w:rsidR="00D03717">
        <w:t>?</w:t>
      </w:r>
    </w:p>
  </w:comment>
  <w:comment w:id="53" w:author="Tal Kelem" w:date="2022-04-09T14:01:00Z" w:initials="TK">
    <w:p w14:paraId="168B1B0A" w14:textId="19BF1014" w:rsidR="00D03717" w:rsidRDefault="00D03717">
      <w:pPr>
        <w:pStyle w:val="CommentText"/>
      </w:pPr>
      <w:r>
        <w:rPr>
          <w:rStyle w:val="CommentReference"/>
        </w:rPr>
        <w:annotationRef/>
      </w:r>
      <w:proofErr w:type="gramStart"/>
      <w:r>
        <w:t>privacy</w:t>
      </w:r>
      <w:proofErr w:type="gramEnd"/>
    </w:p>
  </w:comment>
  <w:comment w:id="54" w:author="Hana Galperin" w:date="2022-04-02T10:04:00Z" w:initials="HG">
    <w:p w14:paraId="75B136D6" w14:textId="5AC3A801" w:rsidR="00652D9B" w:rsidRDefault="00652D9B">
      <w:pPr>
        <w:pStyle w:val="CommentText"/>
      </w:pPr>
      <w:r>
        <w:t>This might make the impression that the system is supporting counter actions which it is not</w:t>
      </w:r>
      <w:r>
        <w:rPr>
          <w:rStyle w:val="CommentReference"/>
        </w:rPr>
        <w:annotationRef/>
      </w:r>
    </w:p>
  </w:comment>
  <w:comment w:id="55" w:author="Hana Galperin" w:date="2022-04-02T10:10:00Z" w:initials="HG">
    <w:p w14:paraId="16585B02" w14:textId="43376EE6" w:rsidR="00652D9B" w:rsidRDefault="00652D9B">
      <w:pPr>
        <w:pStyle w:val="CommentText"/>
      </w:pPr>
      <w:r>
        <w:t>I suggest to add this here.:</w:t>
      </w:r>
      <w:r>
        <w:rPr>
          <w:rStyle w:val="CommentReference"/>
        </w:rPr>
        <w:annotationRef/>
      </w:r>
    </w:p>
    <w:p w14:paraId="279E2A91" w14:textId="74A53920" w:rsidR="00652D9B" w:rsidRDefault="00652D9B">
      <w:pPr>
        <w:pStyle w:val="CommentText"/>
      </w:pPr>
      <w:r>
        <w:t>Moreover when the discourse is of interest it has a huge anount of posts too many for the user to be able to go through them and find the key posts. The system will find the key posts for the users and present only the essence of the discourse, enabling the user to quickly understand what has happened</w:t>
      </w:r>
    </w:p>
  </w:comment>
  <w:comment w:id="62" w:author="Hana Galperin" w:date="2022-04-06T15:02:00Z" w:initials="HG">
    <w:p w14:paraId="4A957845" w14:textId="6F6CEE03" w:rsidR="00652D9B" w:rsidRDefault="00652D9B">
      <w:pPr>
        <w:pStyle w:val="CommentText"/>
      </w:pPr>
      <w:r>
        <w:t>06-04 I think that the major part of the process was missing... marked in yellow</w:t>
      </w:r>
      <w:r>
        <w:rPr>
          <w:rStyle w:val="CommentReference"/>
        </w:rPr>
        <w:annotationRef/>
      </w:r>
    </w:p>
  </w:comment>
  <w:comment w:id="64" w:author="Moran Levanoni" w:date="2022-03-31T18:22:00Z" w:initials="ML">
    <w:p w14:paraId="3111C824" w14:textId="770153A4" w:rsidR="00652D9B" w:rsidRDefault="00652D9B">
      <w:pPr>
        <w:pStyle w:val="CommentText"/>
      </w:pPr>
      <w:r>
        <w:t xml:space="preserve">can you pls. elaborate about the taxonomy? what is the purpose of applying it on the texts? is it a kind of rule based classification?  </w:t>
      </w:r>
      <w:r>
        <w:rPr>
          <w:rStyle w:val="CommentReference"/>
        </w:rPr>
        <w:annotationRef/>
      </w:r>
    </w:p>
  </w:comment>
  <w:comment w:id="65" w:author="רמי פוזיס" w:date="2022-03-30T08:59:00Z" w:initials="רפ">
    <w:p w14:paraId="2BA8E510" w14:textId="77777777" w:rsidR="00652D9B" w:rsidRDefault="00652D9B" w:rsidP="00236263">
      <w:pPr>
        <w:pStyle w:val="CommentText"/>
      </w:pPr>
      <w:r>
        <w:rPr>
          <w:rStyle w:val="CommentReference"/>
        </w:rPr>
        <w:annotationRef/>
      </w:r>
      <w:r>
        <w:t xml:space="preserve">Not clear. </w:t>
      </w:r>
      <w:r>
        <w:rPr>
          <w:rStyle w:val="CommentReference"/>
        </w:rPr>
        <w:annotationRef/>
      </w:r>
    </w:p>
  </w:comment>
  <w:comment w:id="66" w:author="Hana Galperin" w:date="2022-03-31T15:26:00Z" w:initials="HG">
    <w:p w14:paraId="54E27FDB" w14:textId="51951ACC" w:rsidR="00652D9B" w:rsidRDefault="00652D9B">
      <w:pPr>
        <w:pStyle w:val="CommentText"/>
      </w:pPr>
      <w:r>
        <w:t>???</w:t>
      </w:r>
      <w:r>
        <w:rPr>
          <w:rStyle w:val="CommentReference"/>
        </w:rPr>
        <w:annotationRef/>
      </w:r>
    </w:p>
  </w:comment>
  <w:comment w:id="67" w:author="Tal Kelem" w:date="2022-04-09T14:32:00Z" w:initials="TK">
    <w:p w14:paraId="28F6B510" w14:textId="662514EC" w:rsidR="001F0B28" w:rsidRDefault="001F0B28">
      <w:pPr>
        <w:pStyle w:val="CommentText"/>
      </w:pPr>
      <w:r>
        <w:rPr>
          <w:rStyle w:val="CommentReference"/>
        </w:rPr>
        <w:annotationRef/>
      </w:r>
      <w:r>
        <w:t xml:space="preserve">Ben </w:t>
      </w:r>
      <w:proofErr w:type="spellStart"/>
      <w:r>
        <w:t>Gurion</w:t>
      </w:r>
      <w:proofErr w:type="spellEnd"/>
      <w:r>
        <w:t xml:space="preserve"> </w:t>
      </w:r>
      <w:proofErr w:type="spellStart"/>
      <w:r>
        <w:t>Univ</w:t>
      </w:r>
      <w:proofErr w:type="spellEnd"/>
      <w:r>
        <w:t>?</w:t>
      </w:r>
    </w:p>
    <w:p w14:paraId="37A08D42" w14:textId="33D25ACC" w:rsidR="001F0B28" w:rsidRDefault="001F0B28">
      <w:pPr>
        <w:pStyle w:val="CommentText"/>
      </w:pPr>
      <w:r>
        <w:t>The US reviewer won’t know what it stands for</w:t>
      </w:r>
    </w:p>
  </w:comment>
  <w:comment w:id="68" w:author="Guest User" w:date="2022-04-05T18:28:00Z" w:initials="GU">
    <w:p w14:paraId="23A78441" w14:textId="7AB15782" w:rsidR="00652D9B" w:rsidRDefault="00652D9B">
      <w:pPr>
        <w:pStyle w:val="CommentText"/>
      </w:pPr>
      <w:r>
        <w:t>(Maor) I need to fix this section</w:t>
      </w:r>
      <w:r>
        <w:rPr>
          <w:rStyle w:val="CommentReference"/>
        </w:rPr>
        <w:annotationRef/>
      </w:r>
    </w:p>
  </w:comment>
  <w:comment w:id="69" w:author="Tal Kelem" w:date="2022-04-09T14:35:00Z" w:initials="TK">
    <w:p w14:paraId="27A0F9C3" w14:textId="4FAE0FB8" w:rsidR="001F0B28" w:rsidRDefault="001F0B28" w:rsidP="00260DC5">
      <w:pPr>
        <w:pStyle w:val="CommentText"/>
      </w:pPr>
      <w:r>
        <w:rPr>
          <w:rStyle w:val="CommentReference"/>
        </w:rPr>
        <w:annotationRef/>
      </w:r>
      <w:r>
        <w:t xml:space="preserve">You should mention here the relation of BGU to </w:t>
      </w:r>
      <w:r w:rsidR="00260DC5">
        <w:t>the project as it is not clear</w:t>
      </w:r>
      <w:r>
        <w:t>.</w:t>
      </w:r>
    </w:p>
    <w:p w14:paraId="4B23BA58" w14:textId="47B44DFD" w:rsidR="001F0B28" w:rsidRDefault="001F0B28" w:rsidP="001F0B28">
      <w:pPr>
        <w:pStyle w:val="CommentText"/>
      </w:pPr>
      <w:r>
        <w:t xml:space="preserve">You explain later that - </w:t>
      </w:r>
      <w:r w:rsidRPr="52827552">
        <w:rPr>
          <w:sz w:val="24"/>
          <w:szCs w:val="24"/>
        </w:rPr>
        <w:t xml:space="preserve">As a third party BGU will provide to this project algorithms for detection of key authors and boost authors as well as methods for campaign analysis </w:t>
      </w:r>
    </w:p>
  </w:comment>
  <w:comment w:id="70" w:author="Hana Galperin" w:date="2022-04-05T20:08:00Z" w:initials="HG">
    <w:p w14:paraId="2B5B4534" w14:textId="024F3EE2" w:rsidR="00652D9B" w:rsidRDefault="00652D9B">
      <w:pPr>
        <w:pStyle w:val="CommentText"/>
      </w:pPr>
      <w:r>
        <w:t>Need to add previous experience</w:t>
      </w:r>
      <w:r>
        <w:rPr>
          <w:rStyle w:val="CommentReference"/>
        </w:rPr>
        <w:annotationRef/>
      </w:r>
    </w:p>
  </w:comment>
  <w:comment w:id="71" w:author="Hana Galperin" w:date="2022-04-05T20:19:00Z" w:initials="HG">
    <w:p w14:paraId="11C1921C" w14:textId="5F06D3D9" w:rsidR="00652D9B" w:rsidRDefault="00652D9B">
      <w:pPr>
        <w:pStyle w:val="CommentText"/>
      </w:pPr>
      <w:r>
        <w:t>SCW - All this need to go into Big Data section above</w:t>
      </w:r>
      <w:r>
        <w:rPr>
          <w:rStyle w:val="CommentReference"/>
        </w:rPr>
        <w:annotationRef/>
      </w:r>
    </w:p>
  </w:comment>
  <w:comment w:id="72" w:author="Tal Kelem" w:date="2022-04-09T14:40:00Z" w:initials="TK">
    <w:p w14:paraId="79EFBC46" w14:textId="6AA7672F" w:rsidR="001F0B28" w:rsidRDefault="001F0B28">
      <w:pPr>
        <w:pStyle w:val="CommentText"/>
      </w:pPr>
      <w:r>
        <w:rPr>
          <w:rStyle w:val="CommentReference"/>
        </w:rPr>
        <w:annotationRef/>
      </w:r>
      <w:r>
        <w:t>?</w:t>
      </w:r>
    </w:p>
  </w:comment>
  <w:comment w:id="73" w:author="Tal Kelem" w:date="2022-04-09T14:41:00Z" w:initials="TK">
    <w:p w14:paraId="332E6FFC" w14:textId="458016CE" w:rsidR="001F0B28" w:rsidRDefault="001F0B28">
      <w:pPr>
        <w:pStyle w:val="CommentText"/>
      </w:pPr>
      <w:r>
        <w:rPr>
          <w:rStyle w:val="CommentReference"/>
        </w:rPr>
        <w:annotationRef/>
      </w:r>
      <w:r>
        <w:t>?</w:t>
      </w:r>
    </w:p>
  </w:comment>
  <w:comment w:id="74" w:author="Tal Kelem" w:date="2022-04-09T14:42:00Z" w:initials="TK">
    <w:p w14:paraId="5DF7B1F4" w14:textId="24D215E6" w:rsidR="001F0B28" w:rsidRPr="001F0B28" w:rsidRDefault="001F0B28" w:rsidP="00260DC5">
      <w:pPr>
        <w:pStyle w:val="CommentText"/>
      </w:pPr>
      <w:r>
        <w:rPr>
          <w:rStyle w:val="CommentReference"/>
        </w:rPr>
        <w:annotationRef/>
      </w:r>
      <w:r w:rsidR="00260DC5">
        <w:t>This title might</w:t>
      </w:r>
      <w:r>
        <w:t xml:space="preserve"> create the impression that </w:t>
      </w:r>
      <w:r w:rsidRPr="001F0B28">
        <w:rPr>
          <w:sz w:val="24"/>
          <w:szCs w:val="24"/>
        </w:rPr>
        <w:t>Sayiqan</w:t>
      </w:r>
      <w:r>
        <w:rPr>
          <w:sz w:val="24"/>
          <w:szCs w:val="24"/>
        </w:rPr>
        <w:t xml:space="preserve"> belongs to BGU</w:t>
      </w:r>
      <w:r w:rsidRPr="001F0B28">
        <w:rPr>
          <w:rStyle w:val="CommentReference"/>
        </w:rPr>
        <w:annotationRef/>
      </w:r>
      <w:r>
        <w:rPr>
          <w:sz w:val="24"/>
          <w:szCs w:val="24"/>
        </w:rPr>
        <w:t xml:space="preserve"> (at least on the US side)</w:t>
      </w:r>
    </w:p>
  </w:comment>
  <w:comment w:id="75" w:author="Tal Kelem" w:date="2022-04-09T14:43:00Z" w:initials="TK">
    <w:p w14:paraId="446156D6" w14:textId="308E1490" w:rsidR="001902D1" w:rsidRDefault="001902D1">
      <w:pPr>
        <w:pStyle w:val="CommentText"/>
      </w:pPr>
      <w:r>
        <w:rPr>
          <w:rStyle w:val="CommentReference"/>
        </w:rPr>
        <w:annotationRef/>
      </w:r>
      <w:r>
        <w:t>Dates and budgets need to be completed</w:t>
      </w:r>
    </w:p>
  </w:comment>
  <w:comment w:id="76" w:author="Tal Kelem" w:date="2022-04-10T00:20:00Z" w:initials="TK">
    <w:p w14:paraId="6ACEFA24" w14:textId="089726F1" w:rsidR="001208EE" w:rsidRDefault="001208EE" w:rsidP="00260DC5">
      <w:pPr>
        <w:pStyle w:val="CommentText"/>
      </w:pPr>
      <w:r>
        <w:rPr>
          <w:rStyle w:val="CommentReference"/>
        </w:rPr>
        <w:annotationRef/>
      </w:r>
      <w:r>
        <w:t xml:space="preserve">There is no correlation between the milestones and deliverables numbers </w:t>
      </w:r>
      <w:r w:rsidR="00260DC5">
        <w:t xml:space="preserve">that appear </w:t>
      </w:r>
      <w:r>
        <w:t xml:space="preserve">in the tasks to the Milestones and Deliverables table at </w:t>
      </w:r>
      <w:r w:rsidR="00260DC5">
        <w:t>the end of this chapter</w:t>
      </w:r>
    </w:p>
  </w:comment>
  <w:comment w:id="77" w:author="Hana Galperin" w:date="2022-04-04T17:56:00Z" w:initials="HG">
    <w:p w14:paraId="60E2FAF0" w14:textId="4519C55A" w:rsidR="00652D9B" w:rsidRDefault="00652D9B">
      <w:pPr>
        <w:pStyle w:val="CommentText"/>
      </w:pPr>
      <w:r>
        <w:t>This needs to be simplified.</w:t>
      </w:r>
      <w:r>
        <w:rPr>
          <w:rStyle w:val="CommentReference"/>
        </w:rPr>
        <w:annotationRef/>
      </w:r>
    </w:p>
  </w:comment>
  <w:comment w:id="78" w:author="Hana Galperin" w:date="2022-04-04T17:54:00Z" w:initials="HG">
    <w:p w14:paraId="77F42CC4" w14:textId="67C4B007" w:rsidR="00652D9B" w:rsidRDefault="00652D9B">
      <w:pPr>
        <w:pStyle w:val="CommentText"/>
      </w:pPr>
      <w:r>
        <w:t>This is not something to compute, we need to collect it and we need to explain when in the process this is collected.</w:t>
      </w:r>
      <w:r>
        <w:rPr>
          <w:rStyle w:val="CommentReference"/>
        </w:rPr>
        <w:annotationRef/>
      </w:r>
    </w:p>
  </w:comment>
  <w:comment w:id="79" w:author="Tal Kelem" w:date="2022-04-10T00:25:00Z" w:initials="TK">
    <w:p w14:paraId="2E692F44" w14:textId="3AABC13A" w:rsidR="001208EE" w:rsidRDefault="001208EE">
      <w:pPr>
        <w:pStyle w:val="CommentText"/>
      </w:pPr>
      <w:r>
        <w:rPr>
          <w:rStyle w:val="CommentReference"/>
        </w:rPr>
        <w:annotationRef/>
      </w:r>
      <w:r>
        <w:t>You refer to the same milestone again and again in different tasks</w:t>
      </w:r>
    </w:p>
  </w:comment>
  <w:comment w:id="82" w:author="Hana Galperin" w:date="2022-04-02T12:04:00Z" w:initials="HG">
    <w:p w14:paraId="78F5725F" w14:textId="48D6DBFB" w:rsidR="00652D9B" w:rsidRDefault="00652D9B">
      <w:pPr>
        <w:pStyle w:val="CommentText"/>
      </w:pPr>
      <w:r>
        <w:t>Are you sure this is the correct term?</w:t>
      </w:r>
      <w:r>
        <w:rPr>
          <w:rStyle w:val="CommentReference"/>
        </w:rPr>
        <w:annotationRef/>
      </w:r>
    </w:p>
  </w:comment>
  <w:comment w:id="83" w:author="Guest User" w:date="2022-04-03T10:37:00Z" w:initials="GU">
    <w:p w14:paraId="7A6570F5" w14:textId="260853A1" w:rsidR="00652D9B" w:rsidRDefault="00652D9B">
      <w:pPr>
        <w:pStyle w:val="CommentText"/>
      </w:pPr>
      <w:r>
        <w:t>(Maor) Yes, the classifier receive two sentences and output whether they paraphrases or not.</w:t>
      </w:r>
      <w:r>
        <w:rPr>
          <w:rStyle w:val="CommentReference"/>
        </w:rPr>
        <w:annotationRef/>
      </w:r>
    </w:p>
  </w:comment>
  <w:comment w:id="88" w:author="Tal Kelem" w:date="2022-04-10T00:38:00Z" w:initials="TK">
    <w:p w14:paraId="0D8D88C8" w14:textId="4F92A090" w:rsidR="001729D1" w:rsidRDefault="001729D1" w:rsidP="00260DC5">
      <w:pPr>
        <w:pStyle w:val="CommentText"/>
      </w:pPr>
      <w:r>
        <w:rPr>
          <w:rStyle w:val="CommentReference"/>
        </w:rPr>
        <w:annotationRef/>
      </w:r>
      <w:r w:rsidR="00260DC5">
        <w:t xml:space="preserve">The </w:t>
      </w:r>
      <w:r>
        <w:t>reviewers will probably ask themselves in which markets you are already active. You need to write something about your current main activity, also in the executive summary</w:t>
      </w:r>
    </w:p>
  </w:comment>
  <w:comment w:id="89" w:author="Tal Kelem" w:date="2022-04-10T00:40:00Z" w:initials="TK">
    <w:p w14:paraId="3423740F" w14:textId="571994CB" w:rsidR="001729D1" w:rsidRPr="001729D1" w:rsidRDefault="001729D1" w:rsidP="008B311A">
      <w:pPr>
        <w:pStyle w:val="CommentText"/>
      </w:pPr>
      <w:r>
        <w:rPr>
          <w:rStyle w:val="CommentReference"/>
        </w:rPr>
        <w:annotationRef/>
      </w:r>
      <w:r w:rsidRPr="001729D1">
        <w:t>Our board</w:t>
      </w:r>
      <w:r w:rsidRPr="001729D1">
        <w:rPr>
          <w:rtl/>
        </w:rPr>
        <w:t xml:space="preserve"> </w:t>
      </w:r>
      <w:r w:rsidRPr="001729D1">
        <w:t xml:space="preserve">members night be </w:t>
      </w:r>
      <w:r w:rsidRPr="001729D1">
        <w:rPr>
          <w:color w:val="333333"/>
          <w:shd w:val="clear" w:color="auto" w:fill="FFFFFF"/>
        </w:rPr>
        <w:t>meticulous</w:t>
      </w:r>
      <w:r>
        <w:rPr>
          <w:color w:val="333333"/>
          <w:shd w:val="clear" w:color="auto" w:fill="FFFFFF"/>
        </w:rPr>
        <w:t xml:space="preserve"> and cautious about the privacy issue</w:t>
      </w:r>
      <w:r w:rsidR="00260DC5">
        <w:rPr>
          <w:color w:val="333333"/>
          <w:shd w:val="clear" w:color="auto" w:fill="FFFFFF"/>
        </w:rPr>
        <w:t xml:space="preserve"> </w:t>
      </w:r>
      <w:r w:rsidR="008B311A">
        <w:rPr>
          <w:color w:val="333333"/>
          <w:shd w:val="clear" w:color="auto" w:fill="FFFFFF"/>
        </w:rPr>
        <w:t xml:space="preserve">so you better broaden he subject </w:t>
      </w:r>
    </w:p>
  </w:comment>
  <w:comment w:id="92" w:author="Tal Kelem" w:date="2022-04-10T00:45:00Z" w:initials="TK">
    <w:p w14:paraId="0890C610" w14:textId="0289CA2B" w:rsidR="00567F86" w:rsidRDefault="00567F86">
      <w:pPr>
        <w:pStyle w:val="CommentText"/>
      </w:pPr>
      <w:r>
        <w:rPr>
          <w:rStyle w:val="CommentReference"/>
        </w:rPr>
        <w:annotationRef/>
      </w:r>
      <w:r>
        <w:t xml:space="preserve">You better explain how you are going to sell it globally – relevant experience, </w:t>
      </w:r>
      <w:r w:rsidR="008B311A">
        <w:t xml:space="preserve">marketing </w:t>
      </w:r>
      <w:r>
        <w:t>channels</w:t>
      </w:r>
    </w:p>
  </w:comment>
  <w:comment w:id="94" w:author="Tal Kelem" w:date="2022-04-10T00:47:00Z" w:initials="TK">
    <w:p w14:paraId="6CD1FE7F" w14:textId="3B014544" w:rsidR="00567F86" w:rsidRDefault="00567F86">
      <w:pPr>
        <w:pStyle w:val="CommentText"/>
      </w:pPr>
      <w:r>
        <w:rPr>
          <w:rStyle w:val="CommentReference"/>
        </w:rPr>
        <w:annotationRef/>
      </w:r>
      <w:r>
        <w:t>You better include a short version of this in the executive summary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581FCB" w15:done="0"/>
  <w15:commentEx w15:paraId="4E546B8A" w15:done="0"/>
  <w15:commentEx w15:paraId="478C87DA" w15:done="0"/>
  <w15:commentEx w15:paraId="317DF7C7" w15:done="0"/>
  <w15:commentEx w15:paraId="0A93DAAF" w15:done="1"/>
  <w15:commentEx w15:paraId="0B21826A" w15:done="1"/>
  <w15:commentEx w15:paraId="3850EB9F" w15:done="0"/>
  <w15:commentEx w15:paraId="436D04D3" w15:done="1"/>
  <w15:commentEx w15:paraId="3DEAB49C" w15:done="0"/>
  <w15:commentEx w15:paraId="5367E2B7" w15:done="1"/>
  <w15:commentEx w15:paraId="6EFAFB10" w15:done="0"/>
  <w15:commentEx w15:paraId="26914114" w15:done="0"/>
  <w15:commentEx w15:paraId="632ACA2E" w15:done="1"/>
  <w15:commentEx w15:paraId="22EA3F14" w15:done="0"/>
  <w15:commentEx w15:paraId="79A79E9E" w15:done="0"/>
  <w15:commentEx w15:paraId="39A5F7BB" w15:done="0"/>
  <w15:commentEx w15:paraId="3FAEF1EC" w15:done="0"/>
  <w15:commentEx w15:paraId="30CF6479" w15:done="0"/>
  <w15:commentEx w15:paraId="290D990D" w15:done="0"/>
  <w15:commentEx w15:paraId="5CB81786" w15:done="0"/>
  <w15:commentEx w15:paraId="3EAE26A9" w15:done="0"/>
  <w15:commentEx w15:paraId="168B1B0A" w15:done="0"/>
  <w15:commentEx w15:paraId="75B136D6" w15:done="1"/>
  <w15:commentEx w15:paraId="279E2A91" w15:done="1"/>
  <w15:commentEx w15:paraId="4A957845" w15:done="1"/>
  <w15:commentEx w15:paraId="3111C824" w15:done="1"/>
  <w15:commentEx w15:paraId="2BA8E510" w15:done="1"/>
  <w15:commentEx w15:paraId="54E27FDB" w15:paraIdParent="2BA8E510" w15:done="1"/>
  <w15:commentEx w15:paraId="37A08D42" w15:done="0"/>
  <w15:commentEx w15:paraId="23A78441" w15:done="1"/>
  <w15:commentEx w15:paraId="4B23BA58" w15:done="0"/>
  <w15:commentEx w15:paraId="2B5B4534" w15:done="1"/>
  <w15:commentEx w15:paraId="11C1921C" w15:done="1"/>
  <w15:commentEx w15:paraId="79EFBC46" w15:done="0"/>
  <w15:commentEx w15:paraId="332E6FFC" w15:done="0"/>
  <w15:commentEx w15:paraId="5DF7B1F4" w15:done="0"/>
  <w15:commentEx w15:paraId="446156D6" w15:done="0"/>
  <w15:commentEx w15:paraId="6ACEFA24" w15:done="0"/>
  <w15:commentEx w15:paraId="60E2FAF0" w15:done="1"/>
  <w15:commentEx w15:paraId="77F42CC4" w15:done="1"/>
  <w15:commentEx w15:paraId="2E692F44" w15:done="0"/>
  <w15:commentEx w15:paraId="78F5725F" w15:done="1"/>
  <w15:commentEx w15:paraId="7A6570F5" w15:paraIdParent="78F5725F" w15:done="1"/>
  <w15:commentEx w15:paraId="0D8D88C8" w15:done="0"/>
  <w15:commentEx w15:paraId="3423740F" w15:done="0"/>
  <w15:commentEx w15:paraId="0890C610" w15:done="0"/>
  <w15:commentEx w15:paraId="6CD1FE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B8653A7" w16cex:dateUtc="2022-04-05T11:39:00Z"/>
  <w16cex:commentExtensible w16cex:durableId="4EF1420C" w16cex:dateUtc="2022-04-06T10:44:00Z"/>
  <w16cex:commentExtensible w16cex:durableId="0605733C" w16cex:dateUtc="2022-04-06T10:47:00Z"/>
  <w16cex:commentExtensible w16cex:durableId="6DCC6552" w16cex:dateUtc="2022-04-06T10:50:00Z"/>
  <w16cex:commentExtensible w16cex:durableId="2F1B9BB3" w16cex:dateUtc="2022-04-02T07:04:00Z"/>
  <w16cex:commentExtensible w16cex:durableId="798CAF6D" w16cex:dateUtc="2022-04-02T07:10:00Z"/>
  <w16cex:commentExtensible w16cex:durableId="2446D4AB" w16cex:dateUtc="2022-04-06T12:02:00Z"/>
  <w16cex:commentExtensible w16cex:durableId="14549FD4" w16cex:dateUtc="2022-03-31T15:22:00Z"/>
  <w16cex:commentExtensible w16cex:durableId="25EEB4C3" w16cex:dateUtc="2022-03-30T05:59:00Z"/>
  <w16cex:commentExtensible w16cex:durableId="63675BDF" w16cex:dateUtc="2022-03-31T12:26:00Z"/>
  <w16cex:commentExtensible w16cex:durableId="18250AD1" w16cex:dateUtc="2022-04-05T15:28:00Z"/>
  <w16cex:commentExtensible w16cex:durableId="6C077BB4" w16cex:dateUtc="2022-04-05T17:08:00Z"/>
  <w16cex:commentExtensible w16cex:durableId="22652D30" w16cex:dateUtc="2022-04-05T17:19:00Z"/>
  <w16cex:commentExtensible w16cex:durableId="08FA3552" w16cex:dateUtc="2022-04-04T14:56:00Z"/>
  <w16cex:commentExtensible w16cex:durableId="13AABFF9" w16cex:dateUtc="2022-04-04T14:54:00Z"/>
  <w16cex:commentExtensible w16cex:durableId="4D568F00" w16cex:dateUtc="2022-04-02T09:04:00Z"/>
  <w16cex:commentExtensible w16cex:durableId="102FA6CD" w16cex:dateUtc="2022-04-03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93DAAF" w16cid:durableId="3B8653A7"/>
  <w16cid:commentId w16cid:paraId="0B21826A" w16cid:durableId="4EF1420C"/>
  <w16cid:commentId w16cid:paraId="5367E2B7" w16cid:durableId="0605733C"/>
  <w16cid:commentId w16cid:paraId="632ACA2E" w16cid:durableId="6DCC6552"/>
  <w16cid:commentId w16cid:paraId="75B136D6" w16cid:durableId="2F1B9BB3"/>
  <w16cid:commentId w16cid:paraId="279E2A91" w16cid:durableId="798CAF6D"/>
  <w16cid:commentId w16cid:paraId="4A957845" w16cid:durableId="2446D4AB"/>
  <w16cid:commentId w16cid:paraId="3111C824" w16cid:durableId="14549FD4"/>
  <w16cid:commentId w16cid:paraId="2BA8E510" w16cid:durableId="25EEB4C3"/>
  <w16cid:commentId w16cid:paraId="54E27FDB" w16cid:durableId="63675BDF"/>
  <w16cid:commentId w16cid:paraId="23A78441" w16cid:durableId="18250AD1"/>
  <w16cid:commentId w16cid:paraId="2B5B4534" w16cid:durableId="6C077BB4"/>
  <w16cid:commentId w16cid:paraId="11C1921C" w16cid:durableId="22652D30"/>
  <w16cid:commentId w16cid:paraId="60E2FAF0" w16cid:durableId="08FA3552"/>
  <w16cid:commentId w16cid:paraId="77F42CC4" w16cid:durableId="13AABFF9"/>
  <w16cid:commentId w16cid:paraId="78F5725F" w16cid:durableId="4D568F00"/>
  <w16cid:commentId w16cid:paraId="7A6570F5" w16cid:durableId="102FA6C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CB311F" w14:textId="77777777" w:rsidR="00D56883" w:rsidRDefault="00D56883">
      <w:pPr>
        <w:spacing w:line="240" w:lineRule="auto"/>
      </w:pPr>
      <w:r>
        <w:separator/>
      </w:r>
    </w:p>
  </w:endnote>
  <w:endnote w:type="continuationSeparator" w:id="0">
    <w:p w14:paraId="4526EEA6" w14:textId="77777777" w:rsidR="00D56883" w:rsidRDefault="00D56883">
      <w:pPr>
        <w:spacing w:line="240" w:lineRule="auto"/>
      </w:pPr>
      <w:r>
        <w:continuationSeparator/>
      </w:r>
    </w:p>
  </w:endnote>
  <w:endnote w:type="continuationNotice" w:id="1">
    <w:p w14:paraId="2AE9614A" w14:textId="77777777" w:rsidR="00D56883" w:rsidRDefault="00D568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74BE049" w14:textId="77777777" w:rsidTr="67FAB41B">
      <w:tc>
        <w:tcPr>
          <w:tcW w:w="3120" w:type="dxa"/>
        </w:tcPr>
        <w:p w14:paraId="3D22CA17" w14:textId="417BA116" w:rsidR="00652D9B" w:rsidRDefault="00652D9B" w:rsidP="67FAB41B">
          <w:pPr>
            <w:pStyle w:val="Header"/>
            <w:ind w:left="-115"/>
          </w:pPr>
        </w:p>
      </w:tc>
      <w:tc>
        <w:tcPr>
          <w:tcW w:w="3120" w:type="dxa"/>
        </w:tcPr>
        <w:p w14:paraId="5E170B14" w14:textId="11D437B3" w:rsidR="00652D9B" w:rsidRDefault="00652D9B" w:rsidP="67FAB41B">
          <w:pPr>
            <w:pStyle w:val="Header"/>
            <w:jc w:val="center"/>
          </w:pPr>
        </w:p>
      </w:tc>
      <w:tc>
        <w:tcPr>
          <w:tcW w:w="3120" w:type="dxa"/>
        </w:tcPr>
        <w:p w14:paraId="3B945051" w14:textId="7C87608A" w:rsidR="00652D9B" w:rsidRDefault="00652D9B" w:rsidP="67FAB41B">
          <w:pPr>
            <w:pStyle w:val="Header"/>
            <w:ind w:right="-115"/>
            <w:jc w:val="right"/>
          </w:pPr>
        </w:p>
      </w:tc>
    </w:tr>
  </w:tbl>
  <w:p w14:paraId="7EC188C2" w14:textId="1932760A" w:rsidR="00652D9B" w:rsidRDefault="00652D9B" w:rsidP="67FAB4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5C37756F" w14:textId="77777777" w:rsidTr="67FAB41B">
      <w:tc>
        <w:tcPr>
          <w:tcW w:w="3120" w:type="dxa"/>
        </w:tcPr>
        <w:p w14:paraId="695551BD" w14:textId="6336E9AC" w:rsidR="00652D9B" w:rsidRDefault="00652D9B" w:rsidP="67FAB41B">
          <w:pPr>
            <w:pStyle w:val="Header"/>
            <w:ind w:left="-115"/>
          </w:pPr>
        </w:p>
      </w:tc>
      <w:tc>
        <w:tcPr>
          <w:tcW w:w="3120" w:type="dxa"/>
        </w:tcPr>
        <w:p w14:paraId="7B368A63" w14:textId="4C79933E" w:rsidR="00652D9B" w:rsidRDefault="00652D9B" w:rsidP="67FAB41B">
          <w:pPr>
            <w:pStyle w:val="Header"/>
            <w:jc w:val="center"/>
          </w:pPr>
        </w:p>
      </w:tc>
      <w:tc>
        <w:tcPr>
          <w:tcW w:w="3120" w:type="dxa"/>
        </w:tcPr>
        <w:p w14:paraId="447A5DF7" w14:textId="10D87B50" w:rsidR="00652D9B" w:rsidRDefault="00652D9B" w:rsidP="67FAB41B">
          <w:pPr>
            <w:pStyle w:val="Header"/>
            <w:ind w:right="-115"/>
            <w:jc w:val="right"/>
          </w:pPr>
        </w:p>
      </w:tc>
    </w:tr>
  </w:tbl>
  <w:p w14:paraId="49D05AFC" w14:textId="6D005E07" w:rsidR="00652D9B" w:rsidRDefault="00652D9B" w:rsidP="67FAB4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D86580D" w14:textId="77777777" w:rsidTr="67FAB41B">
      <w:tc>
        <w:tcPr>
          <w:tcW w:w="3120" w:type="dxa"/>
        </w:tcPr>
        <w:p w14:paraId="677BC098" w14:textId="45CF33BE" w:rsidR="00652D9B" w:rsidRDefault="00652D9B" w:rsidP="67FAB41B">
          <w:pPr>
            <w:pStyle w:val="Header"/>
            <w:ind w:left="-115"/>
          </w:pPr>
        </w:p>
      </w:tc>
      <w:tc>
        <w:tcPr>
          <w:tcW w:w="3120" w:type="dxa"/>
        </w:tcPr>
        <w:p w14:paraId="481BB6A9" w14:textId="5917D490" w:rsidR="00652D9B" w:rsidRDefault="00652D9B" w:rsidP="67FAB41B">
          <w:pPr>
            <w:pStyle w:val="Header"/>
            <w:jc w:val="center"/>
          </w:pPr>
        </w:p>
      </w:tc>
      <w:tc>
        <w:tcPr>
          <w:tcW w:w="3120" w:type="dxa"/>
        </w:tcPr>
        <w:p w14:paraId="7759AAF5" w14:textId="12070364" w:rsidR="00652D9B" w:rsidRDefault="00652D9B" w:rsidP="67FAB41B">
          <w:pPr>
            <w:pStyle w:val="Header"/>
            <w:ind w:right="-115"/>
            <w:jc w:val="right"/>
          </w:pPr>
        </w:p>
      </w:tc>
    </w:tr>
  </w:tbl>
  <w:p w14:paraId="40146399" w14:textId="5092181E" w:rsidR="00652D9B" w:rsidRDefault="00652D9B" w:rsidP="67FAB4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09BD090" w14:textId="77777777" w:rsidTr="67FAB41B">
      <w:tc>
        <w:tcPr>
          <w:tcW w:w="3120" w:type="dxa"/>
        </w:tcPr>
        <w:p w14:paraId="517A7A25" w14:textId="4A16DB38" w:rsidR="00652D9B" w:rsidRDefault="00652D9B" w:rsidP="67FAB41B">
          <w:pPr>
            <w:pStyle w:val="Header"/>
            <w:ind w:left="-115"/>
          </w:pPr>
        </w:p>
      </w:tc>
      <w:tc>
        <w:tcPr>
          <w:tcW w:w="3120" w:type="dxa"/>
        </w:tcPr>
        <w:p w14:paraId="68E85FCF" w14:textId="6E13CD87" w:rsidR="00652D9B" w:rsidRDefault="00652D9B" w:rsidP="67FAB41B">
          <w:pPr>
            <w:pStyle w:val="Header"/>
            <w:jc w:val="center"/>
          </w:pPr>
        </w:p>
      </w:tc>
      <w:tc>
        <w:tcPr>
          <w:tcW w:w="3120" w:type="dxa"/>
        </w:tcPr>
        <w:p w14:paraId="29725949" w14:textId="683D1845" w:rsidR="00652D9B" w:rsidRDefault="00652D9B" w:rsidP="67FAB41B">
          <w:pPr>
            <w:pStyle w:val="Header"/>
            <w:ind w:right="-115"/>
            <w:jc w:val="right"/>
          </w:pPr>
        </w:p>
      </w:tc>
    </w:tr>
  </w:tbl>
  <w:p w14:paraId="6F97C32E" w14:textId="3062479D" w:rsidR="00652D9B" w:rsidRDefault="00652D9B" w:rsidP="67FAB4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E21D74C" w14:textId="77777777" w:rsidTr="67FAB41B">
      <w:tc>
        <w:tcPr>
          <w:tcW w:w="3120" w:type="dxa"/>
        </w:tcPr>
        <w:p w14:paraId="6B09AD6F" w14:textId="3888655B" w:rsidR="00652D9B" w:rsidRDefault="00652D9B" w:rsidP="67FAB41B">
          <w:pPr>
            <w:pStyle w:val="Header"/>
            <w:ind w:left="-115"/>
          </w:pPr>
        </w:p>
      </w:tc>
      <w:tc>
        <w:tcPr>
          <w:tcW w:w="3120" w:type="dxa"/>
        </w:tcPr>
        <w:p w14:paraId="4AC5E869" w14:textId="278F1D29" w:rsidR="00652D9B" w:rsidRDefault="00652D9B" w:rsidP="67FAB41B">
          <w:pPr>
            <w:pStyle w:val="Header"/>
            <w:jc w:val="center"/>
          </w:pPr>
        </w:p>
      </w:tc>
      <w:tc>
        <w:tcPr>
          <w:tcW w:w="3120" w:type="dxa"/>
        </w:tcPr>
        <w:p w14:paraId="4233A1F3" w14:textId="4607D630" w:rsidR="00652D9B" w:rsidRDefault="00652D9B" w:rsidP="67FAB41B">
          <w:pPr>
            <w:pStyle w:val="Header"/>
            <w:ind w:right="-115"/>
            <w:jc w:val="right"/>
          </w:pPr>
        </w:p>
      </w:tc>
    </w:tr>
  </w:tbl>
  <w:p w14:paraId="04B4027A" w14:textId="253BDEC0" w:rsidR="00652D9B" w:rsidRDefault="00652D9B" w:rsidP="67FAB4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61748F2A" w14:textId="77777777" w:rsidTr="67FAB41B">
      <w:tc>
        <w:tcPr>
          <w:tcW w:w="3120" w:type="dxa"/>
        </w:tcPr>
        <w:p w14:paraId="7E9FD147" w14:textId="48469BAF" w:rsidR="00652D9B" w:rsidRDefault="00652D9B" w:rsidP="67FAB41B">
          <w:pPr>
            <w:pStyle w:val="Header"/>
            <w:ind w:left="-115"/>
          </w:pPr>
        </w:p>
      </w:tc>
      <w:tc>
        <w:tcPr>
          <w:tcW w:w="3120" w:type="dxa"/>
        </w:tcPr>
        <w:p w14:paraId="6FEF4D0C" w14:textId="300DA5FD" w:rsidR="00652D9B" w:rsidRDefault="00652D9B" w:rsidP="67FAB41B">
          <w:pPr>
            <w:pStyle w:val="Header"/>
            <w:jc w:val="center"/>
          </w:pPr>
        </w:p>
      </w:tc>
      <w:tc>
        <w:tcPr>
          <w:tcW w:w="3120" w:type="dxa"/>
        </w:tcPr>
        <w:p w14:paraId="2C3060DD" w14:textId="0D7113A7" w:rsidR="00652D9B" w:rsidRDefault="00652D9B" w:rsidP="67FAB41B">
          <w:pPr>
            <w:pStyle w:val="Header"/>
            <w:ind w:right="-115"/>
            <w:jc w:val="right"/>
          </w:pPr>
        </w:p>
      </w:tc>
    </w:tr>
  </w:tbl>
  <w:p w14:paraId="73B22D04" w14:textId="2B56A049" w:rsidR="00652D9B" w:rsidRDefault="00652D9B" w:rsidP="67FAB41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9D8FBBD" w14:textId="77777777" w:rsidTr="67FAB41B">
      <w:tc>
        <w:tcPr>
          <w:tcW w:w="3120" w:type="dxa"/>
        </w:tcPr>
        <w:p w14:paraId="6BDFE432" w14:textId="0B60AE33" w:rsidR="00652D9B" w:rsidRDefault="00652D9B" w:rsidP="67FAB41B">
          <w:pPr>
            <w:pStyle w:val="Header"/>
            <w:ind w:left="-115"/>
          </w:pPr>
        </w:p>
      </w:tc>
      <w:tc>
        <w:tcPr>
          <w:tcW w:w="3120" w:type="dxa"/>
        </w:tcPr>
        <w:p w14:paraId="5B098E0F" w14:textId="454D9E93" w:rsidR="00652D9B" w:rsidRDefault="00652D9B" w:rsidP="67FAB41B">
          <w:pPr>
            <w:pStyle w:val="Header"/>
            <w:jc w:val="center"/>
          </w:pPr>
        </w:p>
      </w:tc>
      <w:tc>
        <w:tcPr>
          <w:tcW w:w="3120" w:type="dxa"/>
        </w:tcPr>
        <w:p w14:paraId="7334E07A" w14:textId="0F610BEF" w:rsidR="00652D9B" w:rsidRDefault="00652D9B" w:rsidP="67FAB41B">
          <w:pPr>
            <w:pStyle w:val="Header"/>
            <w:ind w:right="-115"/>
            <w:jc w:val="right"/>
          </w:pPr>
        </w:p>
      </w:tc>
    </w:tr>
  </w:tbl>
  <w:p w14:paraId="7BA83AD4" w14:textId="78281D3A" w:rsidR="00652D9B" w:rsidRDefault="00652D9B" w:rsidP="67FAB41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5C6A1D6" w14:textId="77777777" w:rsidTr="67FAB41B">
      <w:tc>
        <w:tcPr>
          <w:tcW w:w="3120" w:type="dxa"/>
        </w:tcPr>
        <w:p w14:paraId="5A229433" w14:textId="1F79A861" w:rsidR="00652D9B" w:rsidRDefault="00652D9B" w:rsidP="67FAB41B">
          <w:pPr>
            <w:pStyle w:val="Header"/>
            <w:ind w:left="-115"/>
          </w:pPr>
        </w:p>
      </w:tc>
      <w:tc>
        <w:tcPr>
          <w:tcW w:w="3120" w:type="dxa"/>
        </w:tcPr>
        <w:p w14:paraId="5D493110" w14:textId="2209FC6B" w:rsidR="00652D9B" w:rsidRDefault="00652D9B" w:rsidP="67FAB41B">
          <w:pPr>
            <w:pStyle w:val="Header"/>
            <w:jc w:val="center"/>
          </w:pPr>
        </w:p>
      </w:tc>
      <w:tc>
        <w:tcPr>
          <w:tcW w:w="3120" w:type="dxa"/>
        </w:tcPr>
        <w:p w14:paraId="5F94C7CA" w14:textId="2EFEA5D4" w:rsidR="00652D9B" w:rsidRDefault="00652D9B" w:rsidP="67FAB41B">
          <w:pPr>
            <w:pStyle w:val="Header"/>
            <w:ind w:right="-115"/>
            <w:jc w:val="right"/>
          </w:pPr>
        </w:p>
      </w:tc>
    </w:tr>
  </w:tbl>
  <w:p w14:paraId="10B9BC3B" w14:textId="396E4A15" w:rsidR="00652D9B" w:rsidRDefault="00652D9B" w:rsidP="67FAB41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E486E0A" w14:textId="77777777" w:rsidTr="67FAB41B">
      <w:tc>
        <w:tcPr>
          <w:tcW w:w="3120" w:type="dxa"/>
        </w:tcPr>
        <w:p w14:paraId="7E0FF376" w14:textId="40301661" w:rsidR="00652D9B" w:rsidRDefault="00652D9B" w:rsidP="67FAB41B">
          <w:pPr>
            <w:pStyle w:val="Header"/>
            <w:ind w:left="-115"/>
          </w:pPr>
        </w:p>
      </w:tc>
      <w:tc>
        <w:tcPr>
          <w:tcW w:w="3120" w:type="dxa"/>
        </w:tcPr>
        <w:p w14:paraId="2E67C9D9" w14:textId="3E44D824" w:rsidR="00652D9B" w:rsidRDefault="00652D9B" w:rsidP="67FAB41B">
          <w:pPr>
            <w:pStyle w:val="Header"/>
            <w:jc w:val="center"/>
          </w:pPr>
        </w:p>
      </w:tc>
      <w:tc>
        <w:tcPr>
          <w:tcW w:w="3120" w:type="dxa"/>
        </w:tcPr>
        <w:p w14:paraId="0E117B80" w14:textId="3567B06A" w:rsidR="00652D9B" w:rsidRDefault="00652D9B" w:rsidP="67FAB41B">
          <w:pPr>
            <w:pStyle w:val="Header"/>
            <w:ind w:right="-115"/>
            <w:jc w:val="right"/>
          </w:pPr>
        </w:p>
      </w:tc>
    </w:tr>
  </w:tbl>
  <w:p w14:paraId="2238C090" w14:textId="2B7943B3" w:rsidR="00652D9B" w:rsidRDefault="00652D9B" w:rsidP="67FAB41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7B3CA0C" w14:textId="77777777" w:rsidTr="67FAB41B">
      <w:tc>
        <w:tcPr>
          <w:tcW w:w="3120" w:type="dxa"/>
        </w:tcPr>
        <w:p w14:paraId="79DF6772" w14:textId="2C0D3923" w:rsidR="00652D9B" w:rsidRDefault="00652D9B" w:rsidP="67FAB41B">
          <w:pPr>
            <w:pStyle w:val="Header"/>
            <w:ind w:left="-115"/>
          </w:pPr>
        </w:p>
      </w:tc>
      <w:tc>
        <w:tcPr>
          <w:tcW w:w="3120" w:type="dxa"/>
        </w:tcPr>
        <w:p w14:paraId="24704F38" w14:textId="042C9569" w:rsidR="00652D9B" w:rsidRDefault="00652D9B" w:rsidP="67FAB41B">
          <w:pPr>
            <w:pStyle w:val="Header"/>
            <w:jc w:val="center"/>
          </w:pPr>
        </w:p>
      </w:tc>
      <w:tc>
        <w:tcPr>
          <w:tcW w:w="3120" w:type="dxa"/>
        </w:tcPr>
        <w:p w14:paraId="2C2DAF72" w14:textId="12FBAB5D" w:rsidR="00652D9B" w:rsidRDefault="00652D9B" w:rsidP="67FAB41B">
          <w:pPr>
            <w:pStyle w:val="Header"/>
            <w:ind w:right="-115"/>
            <w:jc w:val="right"/>
          </w:pPr>
        </w:p>
      </w:tc>
    </w:tr>
  </w:tbl>
  <w:p w14:paraId="007610CE" w14:textId="44373D60" w:rsidR="00652D9B" w:rsidRDefault="00652D9B" w:rsidP="67FAB41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532B6F42" w14:textId="77777777" w:rsidTr="67FAB41B">
      <w:tc>
        <w:tcPr>
          <w:tcW w:w="3120" w:type="dxa"/>
        </w:tcPr>
        <w:p w14:paraId="1B686ABC" w14:textId="5D60BF2A" w:rsidR="00652D9B" w:rsidRDefault="00652D9B" w:rsidP="67FAB41B">
          <w:pPr>
            <w:pStyle w:val="Header"/>
            <w:ind w:left="-115"/>
          </w:pPr>
        </w:p>
      </w:tc>
      <w:tc>
        <w:tcPr>
          <w:tcW w:w="3120" w:type="dxa"/>
        </w:tcPr>
        <w:p w14:paraId="40D6D9DB" w14:textId="520030C6" w:rsidR="00652D9B" w:rsidRDefault="00652D9B" w:rsidP="67FAB41B">
          <w:pPr>
            <w:pStyle w:val="Header"/>
            <w:jc w:val="center"/>
          </w:pPr>
        </w:p>
      </w:tc>
      <w:tc>
        <w:tcPr>
          <w:tcW w:w="3120" w:type="dxa"/>
        </w:tcPr>
        <w:p w14:paraId="5F3F5932" w14:textId="21BB42D6" w:rsidR="00652D9B" w:rsidRDefault="00652D9B" w:rsidP="67FAB41B">
          <w:pPr>
            <w:pStyle w:val="Header"/>
            <w:ind w:right="-115"/>
            <w:jc w:val="right"/>
          </w:pPr>
        </w:p>
      </w:tc>
    </w:tr>
  </w:tbl>
  <w:p w14:paraId="31B010F6" w14:textId="1D0C6B8C" w:rsidR="00652D9B" w:rsidRDefault="00652D9B" w:rsidP="67FAB41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D7FEDC4" w14:textId="77777777" w:rsidTr="67FAB41B">
      <w:tc>
        <w:tcPr>
          <w:tcW w:w="3120" w:type="dxa"/>
        </w:tcPr>
        <w:p w14:paraId="3FD6160D" w14:textId="559F892E" w:rsidR="00652D9B" w:rsidRDefault="00652D9B" w:rsidP="67FAB41B">
          <w:pPr>
            <w:pStyle w:val="Header"/>
            <w:ind w:left="-115"/>
          </w:pPr>
        </w:p>
      </w:tc>
      <w:tc>
        <w:tcPr>
          <w:tcW w:w="3120" w:type="dxa"/>
        </w:tcPr>
        <w:p w14:paraId="00B94AA0" w14:textId="6856E5E4" w:rsidR="00652D9B" w:rsidRDefault="00652D9B" w:rsidP="67FAB41B">
          <w:pPr>
            <w:pStyle w:val="Header"/>
            <w:jc w:val="center"/>
          </w:pPr>
        </w:p>
      </w:tc>
      <w:tc>
        <w:tcPr>
          <w:tcW w:w="3120" w:type="dxa"/>
        </w:tcPr>
        <w:p w14:paraId="36411D0B" w14:textId="13C82FFE" w:rsidR="00652D9B" w:rsidRDefault="00652D9B" w:rsidP="67FAB41B">
          <w:pPr>
            <w:pStyle w:val="Header"/>
            <w:ind w:right="-115"/>
            <w:jc w:val="right"/>
          </w:pPr>
        </w:p>
      </w:tc>
    </w:tr>
  </w:tbl>
  <w:p w14:paraId="6FB19DA5" w14:textId="43E58B05" w:rsidR="00652D9B" w:rsidRDefault="00652D9B" w:rsidP="67FAB41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2479E0A5" w14:textId="77777777" w:rsidTr="67FAB41B">
      <w:tc>
        <w:tcPr>
          <w:tcW w:w="3120" w:type="dxa"/>
        </w:tcPr>
        <w:p w14:paraId="4C746BC4" w14:textId="7ECED92D" w:rsidR="00652D9B" w:rsidRDefault="00652D9B" w:rsidP="67FAB41B">
          <w:pPr>
            <w:pStyle w:val="Header"/>
            <w:ind w:left="-115"/>
          </w:pPr>
        </w:p>
      </w:tc>
      <w:tc>
        <w:tcPr>
          <w:tcW w:w="3120" w:type="dxa"/>
        </w:tcPr>
        <w:p w14:paraId="105BF57C" w14:textId="71A2FF65" w:rsidR="00652D9B" w:rsidRDefault="00652D9B" w:rsidP="67FAB41B">
          <w:pPr>
            <w:pStyle w:val="Header"/>
            <w:jc w:val="center"/>
          </w:pPr>
        </w:p>
      </w:tc>
      <w:tc>
        <w:tcPr>
          <w:tcW w:w="3120" w:type="dxa"/>
        </w:tcPr>
        <w:p w14:paraId="52C8DF0E" w14:textId="0C7DD7F6" w:rsidR="00652D9B" w:rsidRDefault="00652D9B" w:rsidP="67FAB41B">
          <w:pPr>
            <w:pStyle w:val="Header"/>
            <w:ind w:right="-115"/>
            <w:jc w:val="right"/>
          </w:pPr>
        </w:p>
      </w:tc>
    </w:tr>
  </w:tbl>
  <w:p w14:paraId="7000E4AD" w14:textId="45F5BC3F" w:rsidR="00652D9B" w:rsidRDefault="00652D9B" w:rsidP="67FAB41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2C4C972C" w14:textId="77777777" w:rsidTr="67FAB41B">
      <w:tc>
        <w:tcPr>
          <w:tcW w:w="3120" w:type="dxa"/>
        </w:tcPr>
        <w:p w14:paraId="524CF10C" w14:textId="0BBF5DEC" w:rsidR="00652D9B" w:rsidRDefault="00652D9B" w:rsidP="67FAB41B">
          <w:pPr>
            <w:pStyle w:val="Header"/>
            <w:ind w:left="-115"/>
          </w:pPr>
        </w:p>
      </w:tc>
      <w:tc>
        <w:tcPr>
          <w:tcW w:w="3120" w:type="dxa"/>
        </w:tcPr>
        <w:p w14:paraId="70FF5AD4" w14:textId="7AE4C236" w:rsidR="00652D9B" w:rsidRDefault="00652D9B" w:rsidP="67FAB41B">
          <w:pPr>
            <w:pStyle w:val="Header"/>
            <w:jc w:val="center"/>
          </w:pPr>
        </w:p>
      </w:tc>
      <w:tc>
        <w:tcPr>
          <w:tcW w:w="3120" w:type="dxa"/>
        </w:tcPr>
        <w:p w14:paraId="1DDCAB79" w14:textId="222AC2C9" w:rsidR="00652D9B" w:rsidRDefault="00652D9B" w:rsidP="67FAB41B">
          <w:pPr>
            <w:pStyle w:val="Header"/>
            <w:ind w:right="-115"/>
            <w:jc w:val="right"/>
          </w:pPr>
        </w:p>
      </w:tc>
    </w:tr>
  </w:tbl>
  <w:p w14:paraId="1B4652EF" w14:textId="4F89BA34" w:rsidR="00652D9B" w:rsidRDefault="00652D9B" w:rsidP="67FAB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E2C3C" w14:textId="77777777" w:rsidR="00D56883" w:rsidRDefault="00D56883">
      <w:pPr>
        <w:spacing w:line="240" w:lineRule="auto"/>
      </w:pPr>
      <w:r>
        <w:separator/>
      </w:r>
    </w:p>
  </w:footnote>
  <w:footnote w:type="continuationSeparator" w:id="0">
    <w:p w14:paraId="48958791" w14:textId="77777777" w:rsidR="00D56883" w:rsidRDefault="00D56883">
      <w:pPr>
        <w:spacing w:line="240" w:lineRule="auto"/>
      </w:pPr>
      <w:r>
        <w:continuationSeparator/>
      </w:r>
    </w:p>
  </w:footnote>
  <w:footnote w:type="continuationNotice" w:id="1">
    <w:p w14:paraId="35F0A326" w14:textId="77777777" w:rsidR="00D56883" w:rsidRDefault="00D568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444867CE" w14:textId="77777777" w:rsidTr="67FAB41B">
      <w:tc>
        <w:tcPr>
          <w:tcW w:w="3120" w:type="dxa"/>
        </w:tcPr>
        <w:p w14:paraId="048E5475" w14:textId="3544D2EB" w:rsidR="00652D9B" w:rsidRDefault="00652D9B" w:rsidP="67FAB41B">
          <w:pPr>
            <w:pStyle w:val="Header"/>
            <w:ind w:left="-115"/>
          </w:pPr>
        </w:p>
      </w:tc>
      <w:tc>
        <w:tcPr>
          <w:tcW w:w="3120" w:type="dxa"/>
        </w:tcPr>
        <w:p w14:paraId="7DF88E74" w14:textId="322A7C7B" w:rsidR="00652D9B" w:rsidRDefault="00652D9B" w:rsidP="67FAB41B">
          <w:pPr>
            <w:pStyle w:val="Header"/>
            <w:jc w:val="center"/>
          </w:pPr>
        </w:p>
      </w:tc>
      <w:tc>
        <w:tcPr>
          <w:tcW w:w="3120" w:type="dxa"/>
        </w:tcPr>
        <w:p w14:paraId="18B2DFAE" w14:textId="38A8A7B9" w:rsidR="00652D9B" w:rsidRDefault="00652D9B" w:rsidP="67FAB41B">
          <w:pPr>
            <w:pStyle w:val="Header"/>
            <w:ind w:right="-115"/>
            <w:jc w:val="right"/>
          </w:pPr>
        </w:p>
      </w:tc>
    </w:tr>
  </w:tbl>
  <w:p w14:paraId="3CD340B8" w14:textId="12EAD6ED" w:rsidR="00652D9B" w:rsidRDefault="00652D9B" w:rsidP="67FAB4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3208BAFC" w14:textId="77777777" w:rsidTr="67FAB41B">
      <w:tc>
        <w:tcPr>
          <w:tcW w:w="3120" w:type="dxa"/>
        </w:tcPr>
        <w:p w14:paraId="53DC3A6E" w14:textId="6D357419" w:rsidR="00652D9B" w:rsidRDefault="00652D9B" w:rsidP="67FAB41B">
          <w:pPr>
            <w:pStyle w:val="Header"/>
            <w:ind w:left="-115"/>
          </w:pPr>
        </w:p>
      </w:tc>
      <w:tc>
        <w:tcPr>
          <w:tcW w:w="3120" w:type="dxa"/>
        </w:tcPr>
        <w:p w14:paraId="32973CB8" w14:textId="20FBD42C" w:rsidR="00652D9B" w:rsidRDefault="00652D9B" w:rsidP="67FAB41B">
          <w:pPr>
            <w:pStyle w:val="Header"/>
            <w:jc w:val="center"/>
          </w:pPr>
        </w:p>
      </w:tc>
      <w:tc>
        <w:tcPr>
          <w:tcW w:w="3120" w:type="dxa"/>
        </w:tcPr>
        <w:p w14:paraId="69C32D0B" w14:textId="2E43A916" w:rsidR="00652D9B" w:rsidRDefault="00652D9B" w:rsidP="67FAB41B">
          <w:pPr>
            <w:pStyle w:val="Header"/>
            <w:ind w:right="-115"/>
            <w:jc w:val="right"/>
          </w:pPr>
        </w:p>
      </w:tc>
    </w:tr>
  </w:tbl>
  <w:p w14:paraId="24BB826E" w14:textId="00489C32" w:rsidR="00652D9B" w:rsidRDefault="00652D9B" w:rsidP="67FAB4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60F923F" w14:textId="77777777" w:rsidTr="67FAB41B">
      <w:tc>
        <w:tcPr>
          <w:tcW w:w="3120" w:type="dxa"/>
        </w:tcPr>
        <w:p w14:paraId="1F69B2DA" w14:textId="3C4ED74A" w:rsidR="00652D9B" w:rsidRDefault="00652D9B" w:rsidP="67FAB41B">
          <w:pPr>
            <w:pStyle w:val="Header"/>
            <w:ind w:left="-115"/>
          </w:pPr>
        </w:p>
      </w:tc>
      <w:tc>
        <w:tcPr>
          <w:tcW w:w="3120" w:type="dxa"/>
        </w:tcPr>
        <w:p w14:paraId="6862305F" w14:textId="6D291A07" w:rsidR="00652D9B" w:rsidRDefault="00652D9B" w:rsidP="67FAB41B">
          <w:pPr>
            <w:pStyle w:val="Header"/>
            <w:jc w:val="center"/>
          </w:pPr>
        </w:p>
      </w:tc>
      <w:tc>
        <w:tcPr>
          <w:tcW w:w="3120" w:type="dxa"/>
        </w:tcPr>
        <w:p w14:paraId="0A440128" w14:textId="7E48FD01" w:rsidR="00652D9B" w:rsidRDefault="00652D9B" w:rsidP="67FAB41B">
          <w:pPr>
            <w:pStyle w:val="Header"/>
            <w:ind w:right="-115"/>
            <w:jc w:val="right"/>
          </w:pPr>
        </w:p>
      </w:tc>
    </w:tr>
  </w:tbl>
  <w:p w14:paraId="1CE6D1D2" w14:textId="2DB2EA76" w:rsidR="00652D9B" w:rsidRDefault="00652D9B" w:rsidP="67FAB4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22417B9" w14:textId="77777777" w:rsidTr="67FAB41B">
      <w:tc>
        <w:tcPr>
          <w:tcW w:w="3120" w:type="dxa"/>
        </w:tcPr>
        <w:p w14:paraId="618B24DA" w14:textId="0D3EB8DE" w:rsidR="00652D9B" w:rsidRDefault="00652D9B" w:rsidP="67FAB41B">
          <w:pPr>
            <w:pStyle w:val="Header"/>
            <w:ind w:left="-115"/>
          </w:pPr>
        </w:p>
      </w:tc>
      <w:tc>
        <w:tcPr>
          <w:tcW w:w="3120" w:type="dxa"/>
        </w:tcPr>
        <w:p w14:paraId="3AD5B836" w14:textId="23D2E16C" w:rsidR="00652D9B" w:rsidRDefault="00652D9B" w:rsidP="67FAB41B">
          <w:pPr>
            <w:pStyle w:val="Header"/>
            <w:jc w:val="center"/>
          </w:pPr>
        </w:p>
      </w:tc>
      <w:tc>
        <w:tcPr>
          <w:tcW w:w="3120" w:type="dxa"/>
        </w:tcPr>
        <w:p w14:paraId="6AEE98BC" w14:textId="0A3FA0F0" w:rsidR="00652D9B" w:rsidRDefault="00652D9B" w:rsidP="67FAB41B">
          <w:pPr>
            <w:pStyle w:val="Header"/>
            <w:ind w:right="-115"/>
            <w:jc w:val="right"/>
          </w:pPr>
        </w:p>
      </w:tc>
    </w:tr>
  </w:tbl>
  <w:p w14:paraId="21D77AC4" w14:textId="047F5DDF" w:rsidR="00652D9B" w:rsidRDefault="00652D9B" w:rsidP="67FAB4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31567788" w14:textId="77777777" w:rsidTr="67FAB41B">
      <w:tc>
        <w:tcPr>
          <w:tcW w:w="3120" w:type="dxa"/>
        </w:tcPr>
        <w:p w14:paraId="6AE3B333" w14:textId="6F6DB669" w:rsidR="00652D9B" w:rsidRDefault="00652D9B" w:rsidP="67FAB41B">
          <w:pPr>
            <w:pStyle w:val="Header"/>
            <w:ind w:left="-115"/>
          </w:pPr>
        </w:p>
      </w:tc>
      <w:tc>
        <w:tcPr>
          <w:tcW w:w="3120" w:type="dxa"/>
        </w:tcPr>
        <w:p w14:paraId="1C4C7714" w14:textId="655A1207" w:rsidR="00652D9B" w:rsidRDefault="00652D9B" w:rsidP="67FAB41B">
          <w:pPr>
            <w:pStyle w:val="Header"/>
            <w:jc w:val="center"/>
          </w:pPr>
        </w:p>
      </w:tc>
      <w:tc>
        <w:tcPr>
          <w:tcW w:w="3120" w:type="dxa"/>
        </w:tcPr>
        <w:p w14:paraId="080A6D8D" w14:textId="7D08B2BC" w:rsidR="00652D9B" w:rsidRDefault="00652D9B" w:rsidP="67FAB41B">
          <w:pPr>
            <w:pStyle w:val="Header"/>
            <w:ind w:right="-115"/>
            <w:jc w:val="right"/>
          </w:pPr>
        </w:p>
      </w:tc>
    </w:tr>
  </w:tbl>
  <w:p w14:paraId="289C4B07" w14:textId="7AF7C409" w:rsidR="00652D9B" w:rsidRDefault="00652D9B" w:rsidP="67FAB4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840DE" w14:textId="48681427" w:rsidR="00652D9B" w:rsidRDefault="00652D9B" w:rsidP="67FAB4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50B538E" w14:textId="77777777" w:rsidTr="67FAB41B">
      <w:tc>
        <w:tcPr>
          <w:tcW w:w="3120" w:type="dxa"/>
        </w:tcPr>
        <w:p w14:paraId="5EB77C66" w14:textId="3E8B8E2A" w:rsidR="00652D9B" w:rsidRDefault="00652D9B" w:rsidP="67FAB41B">
          <w:pPr>
            <w:pStyle w:val="Header"/>
            <w:ind w:left="-115"/>
          </w:pPr>
        </w:p>
      </w:tc>
      <w:tc>
        <w:tcPr>
          <w:tcW w:w="3120" w:type="dxa"/>
        </w:tcPr>
        <w:p w14:paraId="0BA695FD" w14:textId="20D805C1" w:rsidR="00652D9B" w:rsidRDefault="00652D9B" w:rsidP="67FAB41B">
          <w:pPr>
            <w:pStyle w:val="Header"/>
            <w:jc w:val="center"/>
          </w:pPr>
        </w:p>
      </w:tc>
      <w:tc>
        <w:tcPr>
          <w:tcW w:w="3120" w:type="dxa"/>
        </w:tcPr>
        <w:p w14:paraId="01FFFBC0" w14:textId="16645ED3" w:rsidR="00652D9B" w:rsidRDefault="00652D9B" w:rsidP="67FAB41B">
          <w:pPr>
            <w:pStyle w:val="Header"/>
            <w:ind w:right="-115"/>
            <w:jc w:val="right"/>
          </w:pPr>
        </w:p>
      </w:tc>
    </w:tr>
  </w:tbl>
  <w:p w14:paraId="45DB9225" w14:textId="2C2B2F50" w:rsidR="00652D9B" w:rsidRDefault="00652D9B" w:rsidP="67FAB41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4D4DA471" w14:textId="77777777" w:rsidTr="67FAB41B">
      <w:tc>
        <w:tcPr>
          <w:tcW w:w="3120" w:type="dxa"/>
        </w:tcPr>
        <w:p w14:paraId="2C98BBD9" w14:textId="42099648" w:rsidR="00652D9B" w:rsidRDefault="00652D9B" w:rsidP="67FAB41B">
          <w:pPr>
            <w:pStyle w:val="Header"/>
            <w:ind w:left="-115"/>
          </w:pPr>
        </w:p>
      </w:tc>
      <w:tc>
        <w:tcPr>
          <w:tcW w:w="3120" w:type="dxa"/>
        </w:tcPr>
        <w:p w14:paraId="44AD05C4" w14:textId="26265B30" w:rsidR="00652D9B" w:rsidRDefault="00652D9B" w:rsidP="67FAB41B">
          <w:pPr>
            <w:pStyle w:val="Header"/>
            <w:jc w:val="center"/>
          </w:pPr>
        </w:p>
      </w:tc>
      <w:tc>
        <w:tcPr>
          <w:tcW w:w="3120" w:type="dxa"/>
        </w:tcPr>
        <w:p w14:paraId="4C5FEC44" w14:textId="5BBF39C0" w:rsidR="00652D9B" w:rsidRDefault="00652D9B" w:rsidP="67FAB41B">
          <w:pPr>
            <w:pStyle w:val="Header"/>
            <w:ind w:right="-115"/>
            <w:jc w:val="right"/>
          </w:pPr>
        </w:p>
      </w:tc>
    </w:tr>
  </w:tbl>
  <w:p w14:paraId="422338F7" w14:textId="288AC212" w:rsidR="00652D9B" w:rsidRDefault="00652D9B" w:rsidP="67FAB4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2DCA4DBA" w14:textId="77777777" w:rsidTr="67FAB41B">
      <w:tc>
        <w:tcPr>
          <w:tcW w:w="3120" w:type="dxa"/>
        </w:tcPr>
        <w:p w14:paraId="3008E8AC" w14:textId="615741F9" w:rsidR="00652D9B" w:rsidRDefault="00652D9B" w:rsidP="67FAB41B">
          <w:pPr>
            <w:pStyle w:val="Header"/>
            <w:ind w:left="-115"/>
          </w:pPr>
        </w:p>
      </w:tc>
      <w:tc>
        <w:tcPr>
          <w:tcW w:w="3120" w:type="dxa"/>
        </w:tcPr>
        <w:p w14:paraId="06B10AC0" w14:textId="4F33079D" w:rsidR="00652D9B" w:rsidRDefault="00652D9B" w:rsidP="67FAB41B">
          <w:pPr>
            <w:pStyle w:val="Header"/>
            <w:jc w:val="center"/>
          </w:pPr>
        </w:p>
      </w:tc>
      <w:tc>
        <w:tcPr>
          <w:tcW w:w="3120" w:type="dxa"/>
        </w:tcPr>
        <w:p w14:paraId="55153AC8" w14:textId="6B3A3680" w:rsidR="00652D9B" w:rsidRDefault="00652D9B" w:rsidP="67FAB41B">
          <w:pPr>
            <w:pStyle w:val="Header"/>
            <w:ind w:right="-115"/>
            <w:jc w:val="right"/>
          </w:pPr>
        </w:p>
      </w:tc>
    </w:tr>
  </w:tbl>
  <w:p w14:paraId="13D21249" w14:textId="418C291E" w:rsidR="00652D9B" w:rsidRDefault="00652D9B" w:rsidP="67FAB41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4E9F0BD9" w14:textId="77777777" w:rsidTr="67FAB41B">
      <w:tc>
        <w:tcPr>
          <w:tcW w:w="3120" w:type="dxa"/>
        </w:tcPr>
        <w:p w14:paraId="113C75AD" w14:textId="0695B3B3" w:rsidR="00652D9B" w:rsidRDefault="00652D9B" w:rsidP="67FAB41B">
          <w:pPr>
            <w:pStyle w:val="Header"/>
            <w:ind w:left="-115"/>
          </w:pPr>
        </w:p>
      </w:tc>
      <w:tc>
        <w:tcPr>
          <w:tcW w:w="3120" w:type="dxa"/>
        </w:tcPr>
        <w:p w14:paraId="36B4B0D2" w14:textId="06A455D3" w:rsidR="00652D9B" w:rsidRDefault="00652D9B" w:rsidP="67FAB41B">
          <w:pPr>
            <w:pStyle w:val="Header"/>
            <w:jc w:val="center"/>
          </w:pPr>
        </w:p>
      </w:tc>
      <w:tc>
        <w:tcPr>
          <w:tcW w:w="3120" w:type="dxa"/>
        </w:tcPr>
        <w:p w14:paraId="5701C377" w14:textId="27625F36" w:rsidR="00652D9B" w:rsidRDefault="00652D9B" w:rsidP="67FAB41B">
          <w:pPr>
            <w:pStyle w:val="Header"/>
            <w:ind w:right="-115"/>
            <w:jc w:val="right"/>
          </w:pPr>
        </w:p>
      </w:tc>
    </w:tr>
  </w:tbl>
  <w:p w14:paraId="50F3004A" w14:textId="454B648E" w:rsidR="00652D9B" w:rsidRDefault="00652D9B" w:rsidP="67FAB41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690425F" w14:textId="77777777" w:rsidTr="67FAB41B">
      <w:tc>
        <w:tcPr>
          <w:tcW w:w="3120" w:type="dxa"/>
        </w:tcPr>
        <w:p w14:paraId="7EFB832B" w14:textId="1F15C5CF" w:rsidR="00652D9B" w:rsidRDefault="00652D9B" w:rsidP="67FAB41B">
          <w:pPr>
            <w:pStyle w:val="Header"/>
            <w:ind w:left="-115"/>
          </w:pPr>
        </w:p>
      </w:tc>
      <w:tc>
        <w:tcPr>
          <w:tcW w:w="3120" w:type="dxa"/>
        </w:tcPr>
        <w:p w14:paraId="04729E13" w14:textId="678149E4" w:rsidR="00652D9B" w:rsidRDefault="00652D9B" w:rsidP="67FAB41B">
          <w:pPr>
            <w:pStyle w:val="Header"/>
            <w:jc w:val="center"/>
          </w:pPr>
        </w:p>
      </w:tc>
      <w:tc>
        <w:tcPr>
          <w:tcW w:w="3120" w:type="dxa"/>
        </w:tcPr>
        <w:p w14:paraId="17BB73E0" w14:textId="61213DD2" w:rsidR="00652D9B" w:rsidRDefault="00652D9B" w:rsidP="67FAB41B">
          <w:pPr>
            <w:pStyle w:val="Header"/>
            <w:ind w:right="-115"/>
            <w:jc w:val="right"/>
          </w:pPr>
        </w:p>
      </w:tc>
    </w:tr>
  </w:tbl>
  <w:p w14:paraId="0C43B6F8" w14:textId="664274F9" w:rsidR="00652D9B" w:rsidRDefault="00652D9B" w:rsidP="67FAB41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0C68D967" w14:textId="77777777" w:rsidTr="67FAB41B">
      <w:tc>
        <w:tcPr>
          <w:tcW w:w="3120" w:type="dxa"/>
        </w:tcPr>
        <w:p w14:paraId="015E845F" w14:textId="574F04B5" w:rsidR="00652D9B" w:rsidRDefault="00652D9B" w:rsidP="67FAB41B">
          <w:pPr>
            <w:pStyle w:val="Header"/>
            <w:ind w:left="-115"/>
          </w:pPr>
        </w:p>
      </w:tc>
      <w:tc>
        <w:tcPr>
          <w:tcW w:w="3120" w:type="dxa"/>
        </w:tcPr>
        <w:p w14:paraId="21053EC2" w14:textId="02A1A16A" w:rsidR="00652D9B" w:rsidRDefault="00652D9B" w:rsidP="67FAB41B">
          <w:pPr>
            <w:pStyle w:val="Header"/>
            <w:jc w:val="center"/>
          </w:pPr>
        </w:p>
      </w:tc>
      <w:tc>
        <w:tcPr>
          <w:tcW w:w="3120" w:type="dxa"/>
        </w:tcPr>
        <w:p w14:paraId="404DD830" w14:textId="2E1F1777" w:rsidR="00652D9B" w:rsidRDefault="00652D9B" w:rsidP="67FAB41B">
          <w:pPr>
            <w:pStyle w:val="Header"/>
            <w:ind w:right="-115"/>
            <w:jc w:val="right"/>
          </w:pPr>
        </w:p>
      </w:tc>
    </w:tr>
  </w:tbl>
  <w:p w14:paraId="4F58B007" w14:textId="5B5390EC" w:rsidR="00652D9B" w:rsidRDefault="00652D9B" w:rsidP="67FAB41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5079D4F9" w14:textId="77777777" w:rsidTr="67FAB41B">
      <w:tc>
        <w:tcPr>
          <w:tcW w:w="3120" w:type="dxa"/>
        </w:tcPr>
        <w:p w14:paraId="67DA26E0" w14:textId="312DD1BC" w:rsidR="00652D9B" w:rsidRDefault="00652D9B" w:rsidP="67FAB41B">
          <w:pPr>
            <w:pStyle w:val="Header"/>
            <w:ind w:left="-115"/>
          </w:pPr>
        </w:p>
      </w:tc>
      <w:tc>
        <w:tcPr>
          <w:tcW w:w="3120" w:type="dxa"/>
        </w:tcPr>
        <w:p w14:paraId="3E7274B7" w14:textId="59CB4966" w:rsidR="00652D9B" w:rsidRDefault="00652D9B" w:rsidP="67FAB41B">
          <w:pPr>
            <w:pStyle w:val="Header"/>
            <w:jc w:val="center"/>
          </w:pPr>
        </w:p>
      </w:tc>
      <w:tc>
        <w:tcPr>
          <w:tcW w:w="3120" w:type="dxa"/>
        </w:tcPr>
        <w:p w14:paraId="2EDFA4B1" w14:textId="1B9F0835" w:rsidR="00652D9B" w:rsidRDefault="00652D9B" w:rsidP="67FAB41B">
          <w:pPr>
            <w:pStyle w:val="Header"/>
            <w:ind w:right="-115"/>
            <w:jc w:val="right"/>
          </w:pPr>
        </w:p>
      </w:tc>
    </w:tr>
  </w:tbl>
  <w:p w14:paraId="39117657" w14:textId="7C01B199" w:rsidR="00652D9B" w:rsidRDefault="00652D9B" w:rsidP="67FAB41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652D9B" w14:paraId="74E8E727" w14:textId="77777777" w:rsidTr="67FAB41B">
      <w:tc>
        <w:tcPr>
          <w:tcW w:w="3120" w:type="dxa"/>
        </w:tcPr>
        <w:p w14:paraId="1FAA7093" w14:textId="30125CB7" w:rsidR="00652D9B" w:rsidRDefault="00652D9B" w:rsidP="67FAB41B">
          <w:pPr>
            <w:pStyle w:val="Header"/>
            <w:ind w:left="-115"/>
          </w:pPr>
        </w:p>
      </w:tc>
      <w:tc>
        <w:tcPr>
          <w:tcW w:w="3120" w:type="dxa"/>
        </w:tcPr>
        <w:p w14:paraId="17E80C2C" w14:textId="76CC58A6" w:rsidR="00652D9B" w:rsidRDefault="00652D9B" w:rsidP="67FAB41B">
          <w:pPr>
            <w:pStyle w:val="Header"/>
            <w:jc w:val="center"/>
          </w:pPr>
        </w:p>
      </w:tc>
      <w:tc>
        <w:tcPr>
          <w:tcW w:w="3120" w:type="dxa"/>
        </w:tcPr>
        <w:p w14:paraId="26A8D620" w14:textId="70370912" w:rsidR="00652D9B" w:rsidRDefault="00652D9B" w:rsidP="67FAB41B">
          <w:pPr>
            <w:pStyle w:val="Header"/>
            <w:ind w:right="-115"/>
            <w:jc w:val="right"/>
          </w:pPr>
        </w:p>
      </w:tc>
    </w:tr>
  </w:tbl>
  <w:p w14:paraId="42C78BAD" w14:textId="41BC11D0" w:rsidR="00652D9B" w:rsidRDefault="00652D9B" w:rsidP="67FAB41B">
    <w:pPr>
      <w:pStyle w:val="Header"/>
    </w:pPr>
  </w:p>
</w:hdr>
</file>

<file path=word/intelligence.xml><?xml version="1.0" encoding="utf-8"?>
<int:Intelligence xmlns:int="http://schemas.microsoft.com/office/intelligence/2019/intelligence">
  <int:IntelligenceSettings/>
  <int:Manifest>
    <int:WordHash hashCode="7kLvCjTsOUpfnu" id="MWWhjbnp"/>
    <int:WordHash hashCode="+2pzEKI+CDJmm2" id="mQtAcdtJ"/>
    <int:ParagraphRange paragraphId="1510702319" textId="2004318071" start="21" length="9" invalidationStart="21" invalidationLength="9" id="6HZmK5CA"/>
    <int:ParagraphRange paragraphId="796503179" textId="1872970794" start="53" length="6" invalidationStart="53" invalidationLength="6" id="QFOuLq5C"/>
    <int:ParagraphRange paragraphId="796503179" textId="611295350" start="53" length="6" invalidationStart="53" invalidationLength="6" id="e0QKxYhB"/>
    <int:ParagraphRange paragraphId="796503179" textId="241503825" start="53" length="6" invalidationStart="53" invalidationLength="6" id="w9aQcSSr"/>
    <int:ParagraphRange paragraphId="2017163919" textId="2029130940" start="19" length="10" invalidationStart="19" invalidationLength="10" id="tNVu693i"/>
  </int:Manifest>
  <int:Observations>
    <int:Content id="MWWhjbnp">
      <int:Rejection type="LegacyProofing"/>
    </int:Content>
    <int:Content id="mQtAcdtJ">
      <int:Rejection type="AugLoop_Text_Critique"/>
    </int:Content>
    <int:Content id="6HZmK5CA">
      <int:Rejection type="LegacyProofing"/>
    </int:Content>
    <int:Content id="QFOuLq5C">
      <int:Rejection type="LegacyProofing"/>
    </int:Content>
    <int:Content id="e0QKxYhB">
      <int:Rejection type="LegacyProofing"/>
    </int:Content>
    <int:Content id="w9aQcSSr">
      <int:Rejection type="LegacyProofing"/>
    </int:Content>
    <int:Content id="tNVu693i">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17286"/>
    <w:multiLevelType w:val="hybridMultilevel"/>
    <w:tmpl w:val="9B72F14E"/>
    <w:lvl w:ilvl="0" w:tplc="C30C3896">
      <w:start w:val="1"/>
      <w:numFmt w:val="decimal"/>
      <w:lvlText w:val="%1."/>
      <w:lvlJc w:val="left"/>
      <w:pPr>
        <w:ind w:left="720" w:hanging="360"/>
      </w:pPr>
    </w:lvl>
    <w:lvl w:ilvl="1" w:tplc="3EC69BD0">
      <w:start w:val="1"/>
      <w:numFmt w:val="lowerLetter"/>
      <w:lvlText w:val="%2."/>
      <w:lvlJc w:val="left"/>
      <w:pPr>
        <w:ind w:left="1440" w:hanging="360"/>
      </w:pPr>
    </w:lvl>
    <w:lvl w:ilvl="2" w:tplc="140C581E">
      <w:start w:val="1"/>
      <w:numFmt w:val="lowerRoman"/>
      <w:lvlText w:val="%3."/>
      <w:lvlJc w:val="right"/>
      <w:pPr>
        <w:ind w:left="2160" w:hanging="180"/>
      </w:pPr>
    </w:lvl>
    <w:lvl w:ilvl="3" w:tplc="09624096">
      <w:start w:val="1"/>
      <w:numFmt w:val="decimal"/>
      <w:lvlText w:val="%4."/>
      <w:lvlJc w:val="left"/>
      <w:pPr>
        <w:ind w:left="2880" w:hanging="360"/>
      </w:pPr>
    </w:lvl>
    <w:lvl w:ilvl="4" w:tplc="0B843628">
      <w:start w:val="1"/>
      <w:numFmt w:val="lowerLetter"/>
      <w:lvlText w:val="%5."/>
      <w:lvlJc w:val="left"/>
      <w:pPr>
        <w:ind w:left="3600" w:hanging="360"/>
      </w:pPr>
    </w:lvl>
    <w:lvl w:ilvl="5" w:tplc="F31C28AC">
      <w:start w:val="1"/>
      <w:numFmt w:val="lowerRoman"/>
      <w:lvlText w:val="%6."/>
      <w:lvlJc w:val="right"/>
      <w:pPr>
        <w:ind w:left="4320" w:hanging="180"/>
      </w:pPr>
    </w:lvl>
    <w:lvl w:ilvl="6" w:tplc="AE58F6C8">
      <w:start w:val="1"/>
      <w:numFmt w:val="decimal"/>
      <w:lvlText w:val="%7."/>
      <w:lvlJc w:val="left"/>
      <w:pPr>
        <w:ind w:left="5040" w:hanging="360"/>
      </w:pPr>
    </w:lvl>
    <w:lvl w:ilvl="7" w:tplc="F668A30E">
      <w:start w:val="1"/>
      <w:numFmt w:val="lowerLetter"/>
      <w:lvlText w:val="%8."/>
      <w:lvlJc w:val="left"/>
      <w:pPr>
        <w:ind w:left="5760" w:hanging="360"/>
      </w:pPr>
    </w:lvl>
    <w:lvl w:ilvl="8" w:tplc="E646C8DE">
      <w:start w:val="1"/>
      <w:numFmt w:val="lowerRoman"/>
      <w:lvlText w:val="%9."/>
      <w:lvlJc w:val="right"/>
      <w:pPr>
        <w:ind w:left="6480" w:hanging="180"/>
      </w:pPr>
    </w:lvl>
  </w:abstractNum>
  <w:abstractNum w:abstractNumId="1" w15:restartNumberingAfterBreak="0">
    <w:nsid w:val="0B7112FA"/>
    <w:multiLevelType w:val="hybridMultilevel"/>
    <w:tmpl w:val="44A6046E"/>
    <w:lvl w:ilvl="0" w:tplc="40043AA6">
      <w:start w:val="1"/>
      <w:numFmt w:val="decimal"/>
      <w:lvlText w:val="%1."/>
      <w:lvlJc w:val="left"/>
      <w:pPr>
        <w:ind w:left="720" w:hanging="360"/>
      </w:pPr>
    </w:lvl>
    <w:lvl w:ilvl="1" w:tplc="760AC300">
      <w:start w:val="1"/>
      <w:numFmt w:val="lowerLetter"/>
      <w:lvlText w:val="%2."/>
      <w:lvlJc w:val="left"/>
      <w:pPr>
        <w:ind w:left="1440" w:hanging="360"/>
      </w:pPr>
    </w:lvl>
    <w:lvl w:ilvl="2" w:tplc="4D16C9DC">
      <w:start w:val="1"/>
      <w:numFmt w:val="lowerRoman"/>
      <w:lvlText w:val="%3."/>
      <w:lvlJc w:val="right"/>
      <w:pPr>
        <w:ind w:left="2160" w:hanging="180"/>
      </w:pPr>
    </w:lvl>
    <w:lvl w:ilvl="3" w:tplc="8E42F900">
      <w:start w:val="1"/>
      <w:numFmt w:val="decimal"/>
      <w:lvlText w:val="%4."/>
      <w:lvlJc w:val="left"/>
      <w:pPr>
        <w:ind w:left="2880" w:hanging="360"/>
      </w:pPr>
    </w:lvl>
    <w:lvl w:ilvl="4" w:tplc="351E2B26">
      <w:start w:val="1"/>
      <w:numFmt w:val="lowerLetter"/>
      <w:lvlText w:val="%5."/>
      <w:lvlJc w:val="left"/>
      <w:pPr>
        <w:ind w:left="3600" w:hanging="360"/>
      </w:pPr>
    </w:lvl>
    <w:lvl w:ilvl="5" w:tplc="BF3AC8BA">
      <w:start w:val="1"/>
      <w:numFmt w:val="lowerRoman"/>
      <w:lvlText w:val="%6."/>
      <w:lvlJc w:val="right"/>
      <w:pPr>
        <w:ind w:left="4320" w:hanging="180"/>
      </w:pPr>
    </w:lvl>
    <w:lvl w:ilvl="6" w:tplc="05D64634">
      <w:start w:val="1"/>
      <w:numFmt w:val="decimal"/>
      <w:lvlText w:val="%7."/>
      <w:lvlJc w:val="left"/>
      <w:pPr>
        <w:ind w:left="5040" w:hanging="360"/>
      </w:pPr>
    </w:lvl>
    <w:lvl w:ilvl="7" w:tplc="CAF2356C">
      <w:start w:val="1"/>
      <w:numFmt w:val="lowerLetter"/>
      <w:lvlText w:val="%8."/>
      <w:lvlJc w:val="left"/>
      <w:pPr>
        <w:ind w:left="5760" w:hanging="360"/>
      </w:pPr>
    </w:lvl>
    <w:lvl w:ilvl="8" w:tplc="FAD6907C">
      <w:start w:val="1"/>
      <w:numFmt w:val="lowerRoman"/>
      <w:lvlText w:val="%9."/>
      <w:lvlJc w:val="right"/>
      <w:pPr>
        <w:ind w:left="6480" w:hanging="180"/>
      </w:pPr>
    </w:lvl>
  </w:abstractNum>
  <w:abstractNum w:abstractNumId="2" w15:restartNumberingAfterBreak="0">
    <w:nsid w:val="20CC5B30"/>
    <w:multiLevelType w:val="hybridMultilevel"/>
    <w:tmpl w:val="F60AA51A"/>
    <w:lvl w:ilvl="0" w:tplc="7E5AC24C">
      <w:start w:val="1"/>
      <w:numFmt w:val="bullet"/>
      <w:lvlText w:val="·"/>
      <w:lvlJc w:val="left"/>
      <w:pPr>
        <w:ind w:left="720" w:hanging="360"/>
      </w:pPr>
      <w:rPr>
        <w:rFonts w:ascii="Symbol" w:hAnsi="Symbol" w:hint="default"/>
      </w:rPr>
    </w:lvl>
    <w:lvl w:ilvl="1" w:tplc="7E027D32">
      <w:start w:val="1"/>
      <w:numFmt w:val="bullet"/>
      <w:lvlText w:val="o"/>
      <w:lvlJc w:val="left"/>
      <w:pPr>
        <w:ind w:left="1440" w:hanging="360"/>
      </w:pPr>
      <w:rPr>
        <w:rFonts w:ascii="Courier New" w:hAnsi="Courier New" w:hint="default"/>
      </w:rPr>
    </w:lvl>
    <w:lvl w:ilvl="2" w:tplc="806A04D8">
      <w:start w:val="1"/>
      <w:numFmt w:val="bullet"/>
      <w:lvlText w:val=""/>
      <w:lvlJc w:val="left"/>
      <w:pPr>
        <w:ind w:left="2160" w:hanging="360"/>
      </w:pPr>
      <w:rPr>
        <w:rFonts w:ascii="Wingdings" w:hAnsi="Wingdings" w:hint="default"/>
      </w:rPr>
    </w:lvl>
    <w:lvl w:ilvl="3" w:tplc="0E0E98FE">
      <w:start w:val="1"/>
      <w:numFmt w:val="bullet"/>
      <w:lvlText w:val=""/>
      <w:lvlJc w:val="left"/>
      <w:pPr>
        <w:ind w:left="2880" w:hanging="360"/>
      </w:pPr>
      <w:rPr>
        <w:rFonts w:ascii="Symbol" w:hAnsi="Symbol" w:hint="default"/>
      </w:rPr>
    </w:lvl>
    <w:lvl w:ilvl="4" w:tplc="CED20646">
      <w:start w:val="1"/>
      <w:numFmt w:val="bullet"/>
      <w:lvlText w:val="o"/>
      <w:lvlJc w:val="left"/>
      <w:pPr>
        <w:ind w:left="3600" w:hanging="360"/>
      </w:pPr>
      <w:rPr>
        <w:rFonts w:ascii="Courier New" w:hAnsi="Courier New" w:hint="default"/>
      </w:rPr>
    </w:lvl>
    <w:lvl w:ilvl="5" w:tplc="FEE41C52">
      <w:start w:val="1"/>
      <w:numFmt w:val="bullet"/>
      <w:lvlText w:val=""/>
      <w:lvlJc w:val="left"/>
      <w:pPr>
        <w:ind w:left="4320" w:hanging="360"/>
      </w:pPr>
      <w:rPr>
        <w:rFonts w:ascii="Wingdings" w:hAnsi="Wingdings" w:hint="default"/>
      </w:rPr>
    </w:lvl>
    <w:lvl w:ilvl="6" w:tplc="D6980328">
      <w:start w:val="1"/>
      <w:numFmt w:val="bullet"/>
      <w:lvlText w:val=""/>
      <w:lvlJc w:val="left"/>
      <w:pPr>
        <w:ind w:left="5040" w:hanging="360"/>
      </w:pPr>
      <w:rPr>
        <w:rFonts w:ascii="Symbol" w:hAnsi="Symbol" w:hint="default"/>
      </w:rPr>
    </w:lvl>
    <w:lvl w:ilvl="7" w:tplc="9500BBA0">
      <w:start w:val="1"/>
      <w:numFmt w:val="bullet"/>
      <w:lvlText w:val="o"/>
      <w:lvlJc w:val="left"/>
      <w:pPr>
        <w:ind w:left="5760" w:hanging="360"/>
      </w:pPr>
      <w:rPr>
        <w:rFonts w:ascii="Courier New" w:hAnsi="Courier New" w:hint="default"/>
      </w:rPr>
    </w:lvl>
    <w:lvl w:ilvl="8" w:tplc="948EA276">
      <w:start w:val="1"/>
      <w:numFmt w:val="bullet"/>
      <w:lvlText w:val=""/>
      <w:lvlJc w:val="left"/>
      <w:pPr>
        <w:ind w:left="6480" w:hanging="360"/>
      </w:pPr>
      <w:rPr>
        <w:rFonts w:ascii="Wingdings" w:hAnsi="Wingdings" w:hint="default"/>
      </w:rPr>
    </w:lvl>
  </w:abstractNum>
  <w:abstractNum w:abstractNumId="3" w15:restartNumberingAfterBreak="0">
    <w:nsid w:val="2D5B4109"/>
    <w:multiLevelType w:val="hybridMultilevel"/>
    <w:tmpl w:val="718CA5E8"/>
    <w:lvl w:ilvl="0" w:tplc="5C4A0BDC">
      <w:start w:val="1"/>
      <w:numFmt w:val="bullet"/>
      <w:lvlText w:val="·"/>
      <w:lvlJc w:val="left"/>
      <w:pPr>
        <w:ind w:left="720" w:hanging="360"/>
      </w:pPr>
      <w:rPr>
        <w:rFonts w:ascii="Symbol" w:hAnsi="Symbol" w:hint="default"/>
      </w:rPr>
    </w:lvl>
    <w:lvl w:ilvl="1" w:tplc="399EEC96">
      <w:start w:val="1"/>
      <w:numFmt w:val="bullet"/>
      <w:lvlText w:val="o"/>
      <w:lvlJc w:val="left"/>
      <w:pPr>
        <w:ind w:left="1440" w:hanging="360"/>
      </w:pPr>
      <w:rPr>
        <w:rFonts w:ascii="Courier New" w:hAnsi="Courier New" w:hint="default"/>
      </w:rPr>
    </w:lvl>
    <w:lvl w:ilvl="2" w:tplc="EC74D87E">
      <w:start w:val="1"/>
      <w:numFmt w:val="bullet"/>
      <w:lvlText w:val=""/>
      <w:lvlJc w:val="left"/>
      <w:pPr>
        <w:ind w:left="2160" w:hanging="360"/>
      </w:pPr>
      <w:rPr>
        <w:rFonts w:ascii="Wingdings" w:hAnsi="Wingdings" w:hint="default"/>
      </w:rPr>
    </w:lvl>
    <w:lvl w:ilvl="3" w:tplc="DC7C3CB6">
      <w:start w:val="1"/>
      <w:numFmt w:val="bullet"/>
      <w:lvlText w:val=""/>
      <w:lvlJc w:val="left"/>
      <w:pPr>
        <w:ind w:left="2880" w:hanging="360"/>
      </w:pPr>
      <w:rPr>
        <w:rFonts w:ascii="Symbol" w:hAnsi="Symbol" w:hint="default"/>
      </w:rPr>
    </w:lvl>
    <w:lvl w:ilvl="4" w:tplc="6E760BD4">
      <w:start w:val="1"/>
      <w:numFmt w:val="bullet"/>
      <w:lvlText w:val="o"/>
      <w:lvlJc w:val="left"/>
      <w:pPr>
        <w:ind w:left="3600" w:hanging="360"/>
      </w:pPr>
      <w:rPr>
        <w:rFonts w:ascii="Courier New" w:hAnsi="Courier New" w:hint="default"/>
      </w:rPr>
    </w:lvl>
    <w:lvl w:ilvl="5" w:tplc="34EEEDFE">
      <w:start w:val="1"/>
      <w:numFmt w:val="bullet"/>
      <w:lvlText w:val=""/>
      <w:lvlJc w:val="left"/>
      <w:pPr>
        <w:ind w:left="4320" w:hanging="360"/>
      </w:pPr>
      <w:rPr>
        <w:rFonts w:ascii="Wingdings" w:hAnsi="Wingdings" w:hint="default"/>
      </w:rPr>
    </w:lvl>
    <w:lvl w:ilvl="6" w:tplc="B6AEB972">
      <w:start w:val="1"/>
      <w:numFmt w:val="bullet"/>
      <w:lvlText w:val=""/>
      <w:lvlJc w:val="left"/>
      <w:pPr>
        <w:ind w:left="5040" w:hanging="360"/>
      </w:pPr>
      <w:rPr>
        <w:rFonts w:ascii="Symbol" w:hAnsi="Symbol" w:hint="default"/>
      </w:rPr>
    </w:lvl>
    <w:lvl w:ilvl="7" w:tplc="E1C6EE84">
      <w:start w:val="1"/>
      <w:numFmt w:val="bullet"/>
      <w:lvlText w:val="o"/>
      <w:lvlJc w:val="left"/>
      <w:pPr>
        <w:ind w:left="5760" w:hanging="360"/>
      </w:pPr>
      <w:rPr>
        <w:rFonts w:ascii="Courier New" w:hAnsi="Courier New" w:hint="default"/>
      </w:rPr>
    </w:lvl>
    <w:lvl w:ilvl="8" w:tplc="E9BC75D4">
      <w:start w:val="1"/>
      <w:numFmt w:val="bullet"/>
      <w:lvlText w:val=""/>
      <w:lvlJc w:val="left"/>
      <w:pPr>
        <w:ind w:left="6480" w:hanging="360"/>
      </w:pPr>
      <w:rPr>
        <w:rFonts w:ascii="Wingdings" w:hAnsi="Wingdings" w:hint="default"/>
      </w:rPr>
    </w:lvl>
  </w:abstractNum>
  <w:abstractNum w:abstractNumId="4" w15:restartNumberingAfterBreak="0">
    <w:nsid w:val="332143F7"/>
    <w:multiLevelType w:val="hybridMultilevel"/>
    <w:tmpl w:val="1CC89F58"/>
    <w:lvl w:ilvl="0" w:tplc="79948BCC">
      <w:start w:val="1"/>
      <w:numFmt w:val="decimal"/>
      <w:lvlText w:val="%1."/>
      <w:lvlJc w:val="left"/>
      <w:pPr>
        <w:ind w:left="720" w:hanging="360"/>
      </w:pPr>
    </w:lvl>
    <w:lvl w:ilvl="1" w:tplc="741E22F8">
      <w:start w:val="1"/>
      <w:numFmt w:val="lowerLetter"/>
      <w:lvlText w:val="%2."/>
      <w:lvlJc w:val="left"/>
      <w:pPr>
        <w:ind w:left="1440" w:hanging="360"/>
      </w:pPr>
    </w:lvl>
    <w:lvl w:ilvl="2" w:tplc="C7D4B5EC">
      <w:start w:val="1"/>
      <w:numFmt w:val="lowerRoman"/>
      <w:lvlText w:val="%3."/>
      <w:lvlJc w:val="right"/>
      <w:pPr>
        <w:ind w:left="2160" w:hanging="180"/>
      </w:pPr>
    </w:lvl>
    <w:lvl w:ilvl="3" w:tplc="B3A43B04">
      <w:start w:val="1"/>
      <w:numFmt w:val="decimal"/>
      <w:lvlText w:val="%4."/>
      <w:lvlJc w:val="left"/>
      <w:pPr>
        <w:ind w:left="2880" w:hanging="360"/>
      </w:pPr>
    </w:lvl>
    <w:lvl w:ilvl="4" w:tplc="8C9EF5EC">
      <w:start w:val="1"/>
      <w:numFmt w:val="lowerLetter"/>
      <w:lvlText w:val="%5."/>
      <w:lvlJc w:val="left"/>
      <w:pPr>
        <w:ind w:left="3600" w:hanging="360"/>
      </w:pPr>
    </w:lvl>
    <w:lvl w:ilvl="5" w:tplc="1A94F810">
      <w:start w:val="1"/>
      <w:numFmt w:val="lowerRoman"/>
      <w:lvlText w:val="%6."/>
      <w:lvlJc w:val="right"/>
      <w:pPr>
        <w:ind w:left="4320" w:hanging="180"/>
      </w:pPr>
    </w:lvl>
    <w:lvl w:ilvl="6" w:tplc="3C782C74">
      <w:start w:val="1"/>
      <w:numFmt w:val="decimal"/>
      <w:lvlText w:val="%7."/>
      <w:lvlJc w:val="left"/>
      <w:pPr>
        <w:ind w:left="5040" w:hanging="360"/>
      </w:pPr>
    </w:lvl>
    <w:lvl w:ilvl="7" w:tplc="A87AFF4A">
      <w:start w:val="1"/>
      <w:numFmt w:val="lowerLetter"/>
      <w:lvlText w:val="%8."/>
      <w:lvlJc w:val="left"/>
      <w:pPr>
        <w:ind w:left="5760" w:hanging="360"/>
      </w:pPr>
    </w:lvl>
    <w:lvl w:ilvl="8" w:tplc="71B48EAA">
      <w:start w:val="1"/>
      <w:numFmt w:val="lowerRoman"/>
      <w:lvlText w:val="%9."/>
      <w:lvlJc w:val="right"/>
      <w:pPr>
        <w:ind w:left="6480" w:hanging="180"/>
      </w:pPr>
    </w:lvl>
  </w:abstractNum>
  <w:abstractNum w:abstractNumId="5" w15:restartNumberingAfterBreak="0">
    <w:nsid w:val="47F70AAC"/>
    <w:multiLevelType w:val="hybridMultilevel"/>
    <w:tmpl w:val="50229ECA"/>
    <w:lvl w:ilvl="0" w:tplc="30AEF39A">
      <w:start w:val="1"/>
      <w:numFmt w:val="decimal"/>
      <w:lvlText w:val="%1."/>
      <w:lvlJc w:val="left"/>
      <w:pPr>
        <w:ind w:left="720" w:hanging="360"/>
      </w:pPr>
    </w:lvl>
    <w:lvl w:ilvl="1" w:tplc="DEAE5FBA">
      <w:start w:val="1"/>
      <w:numFmt w:val="lowerLetter"/>
      <w:lvlText w:val="%2."/>
      <w:lvlJc w:val="left"/>
      <w:pPr>
        <w:ind w:left="1440" w:hanging="360"/>
      </w:pPr>
    </w:lvl>
    <w:lvl w:ilvl="2" w:tplc="D1B6B4A8">
      <w:start w:val="1"/>
      <w:numFmt w:val="lowerRoman"/>
      <w:lvlText w:val="%3."/>
      <w:lvlJc w:val="right"/>
      <w:pPr>
        <w:ind w:left="2160" w:hanging="180"/>
      </w:pPr>
    </w:lvl>
    <w:lvl w:ilvl="3" w:tplc="0E042D18">
      <w:start w:val="1"/>
      <w:numFmt w:val="decimal"/>
      <w:lvlText w:val="%4."/>
      <w:lvlJc w:val="left"/>
      <w:pPr>
        <w:ind w:left="2880" w:hanging="360"/>
      </w:pPr>
    </w:lvl>
    <w:lvl w:ilvl="4" w:tplc="3EAE1EAC">
      <w:start w:val="1"/>
      <w:numFmt w:val="lowerLetter"/>
      <w:lvlText w:val="%5."/>
      <w:lvlJc w:val="left"/>
      <w:pPr>
        <w:ind w:left="3600" w:hanging="360"/>
      </w:pPr>
    </w:lvl>
    <w:lvl w:ilvl="5" w:tplc="0DF4ADE8">
      <w:start w:val="1"/>
      <w:numFmt w:val="lowerRoman"/>
      <w:lvlText w:val="%6."/>
      <w:lvlJc w:val="right"/>
      <w:pPr>
        <w:ind w:left="4320" w:hanging="180"/>
      </w:pPr>
    </w:lvl>
    <w:lvl w:ilvl="6" w:tplc="38FA41FE">
      <w:start w:val="1"/>
      <w:numFmt w:val="decimal"/>
      <w:lvlText w:val="%7."/>
      <w:lvlJc w:val="left"/>
      <w:pPr>
        <w:ind w:left="5040" w:hanging="360"/>
      </w:pPr>
    </w:lvl>
    <w:lvl w:ilvl="7" w:tplc="281AF6E2">
      <w:start w:val="1"/>
      <w:numFmt w:val="lowerLetter"/>
      <w:lvlText w:val="%8."/>
      <w:lvlJc w:val="left"/>
      <w:pPr>
        <w:ind w:left="5760" w:hanging="360"/>
      </w:pPr>
    </w:lvl>
    <w:lvl w:ilvl="8" w:tplc="DE2869E2">
      <w:start w:val="1"/>
      <w:numFmt w:val="lowerRoman"/>
      <w:lvlText w:val="%9."/>
      <w:lvlJc w:val="right"/>
      <w:pPr>
        <w:ind w:left="6480" w:hanging="180"/>
      </w:pPr>
    </w:lvl>
  </w:abstractNum>
  <w:abstractNum w:abstractNumId="6" w15:restartNumberingAfterBreak="0">
    <w:nsid w:val="4CE700D3"/>
    <w:multiLevelType w:val="hybridMultilevel"/>
    <w:tmpl w:val="A8E25874"/>
    <w:lvl w:ilvl="0" w:tplc="E248A534">
      <w:start w:val="1"/>
      <w:numFmt w:val="upperRoman"/>
      <w:lvlText w:val="%1."/>
      <w:lvlJc w:val="left"/>
      <w:pPr>
        <w:ind w:left="720" w:hanging="360"/>
      </w:pPr>
    </w:lvl>
    <w:lvl w:ilvl="1" w:tplc="26921374">
      <w:start w:val="1"/>
      <w:numFmt w:val="lowerLetter"/>
      <w:lvlText w:val="%2."/>
      <w:lvlJc w:val="left"/>
      <w:pPr>
        <w:ind w:left="1440" w:hanging="360"/>
      </w:pPr>
    </w:lvl>
    <w:lvl w:ilvl="2" w:tplc="88A4710E">
      <w:start w:val="1"/>
      <w:numFmt w:val="lowerRoman"/>
      <w:lvlText w:val="%3."/>
      <w:lvlJc w:val="right"/>
      <w:pPr>
        <w:ind w:left="2160" w:hanging="180"/>
      </w:pPr>
    </w:lvl>
    <w:lvl w:ilvl="3" w:tplc="ADDEBD56">
      <w:start w:val="1"/>
      <w:numFmt w:val="decimal"/>
      <w:lvlText w:val="%4."/>
      <w:lvlJc w:val="left"/>
      <w:pPr>
        <w:ind w:left="2880" w:hanging="360"/>
      </w:pPr>
    </w:lvl>
    <w:lvl w:ilvl="4" w:tplc="0BBA4F00">
      <w:start w:val="1"/>
      <w:numFmt w:val="lowerLetter"/>
      <w:lvlText w:val="%5."/>
      <w:lvlJc w:val="left"/>
      <w:pPr>
        <w:ind w:left="3600" w:hanging="360"/>
      </w:pPr>
    </w:lvl>
    <w:lvl w:ilvl="5" w:tplc="24B0C624">
      <w:start w:val="1"/>
      <w:numFmt w:val="lowerRoman"/>
      <w:lvlText w:val="%6."/>
      <w:lvlJc w:val="right"/>
      <w:pPr>
        <w:ind w:left="4320" w:hanging="180"/>
      </w:pPr>
    </w:lvl>
    <w:lvl w:ilvl="6" w:tplc="EE024A7E">
      <w:start w:val="1"/>
      <w:numFmt w:val="decimal"/>
      <w:lvlText w:val="%7."/>
      <w:lvlJc w:val="left"/>
      <w:pPr>
        <w:ind w:left="5040" w:hanging="360"/>
      </w:pPr>
    </w:lvl>
    <w:lvl w:ilvl="7" w:tplc="13363B88">
      <w:start w:val="1"/>
      <w:numFmt w:val="lowerLetter"/>
      <w:lvlText w:val="%8."/>
      <w:lvlJc w:val="left"/>
      <w:pPr>
        <w:ind w:left="5760" w:hanging="360"/>
      </w:pPr>
    </w:lvl>
    <w:lvl w:ilvl="8" w:tplc="5794196E">
      <w:start w:val="1"/>
      <w:numFmt w:val="lowerRoman"/>
      <w:lvlText w:val="%9."/>
      <w:lvlJc w:val="right"/>
      <w:pPr>
        <w:ind w:left="6480" w:hanging="180"/>
      </w:pPr>
    </w:lvl>
  </w:abstractNum>
  <w:abstractNum w:abstractNumId="7" w15:restartNumberingAfterBreak="0">
    <w:nsid w:val="4F790904"/>
    <w:multiLevelType w:val="hybridMultilevel"/>
    <w:tmpl w:val="42A4F394"/>
    <w:lvl w:ilvl="0" w:tplc="08145BCA">
      <w:start w:val="1"/>
      <w:numFmt w:val="decimal"/>
      <w:lvlText w:val="%1."/>
      <w:lvlJc w:val="left"/>
      <w:pPr>
        <w:ind w:left="720" w:hanging="360"/>
      </w:pPr>
    </w:lvl>
    <w:lvl w:ilvl="1" w:tplc="CC5C8918">
      <w:start w:val="1"/>
      <w:numFmt w:val="lowerLetter"/>
      <w:lvlText w:val="%2."/>
      <w:lvlJc w:val="left"/>
      <w:pPr>
        <w:ind w:left="1440" w:hanging="360"/>
      </w:pPr>
    </w:lvl>
    <w:lvl w:ilvl="2" w:tplc="EE606E36">
      <w:start w:val="1"/>
      <w:numFmt w:val="lowerRoman"/>
      <w:lvlText w:val="%3."/>
      <w:lvlJc w:val="right"/>
      <w:pPr>
        <w:ind w:left="2160" w:hanging="180"/>
      </w:pPr>
    </w:lvl>
    <w:lvl w:ilvl="3" w:tplc="83AE1D06">
      <w:start w:val="1"/>
      <w:numFmt w:val="decimal"/>
      <w:lvlText w:val="%4."/>
      <w:lvlJc w:val="left"/>
      <w:pPr>
        <w:ind w:left="2880" w:hanging="360"/>
      </w:pPr>
    </w:lvl>
    <w:lvl w:ilvl="4" w:tplc="CD6EA7BA">
      <w:start w:val="1"/>
      <w:numFmt w:val="lowerLetter"/>
      <w:lvlText w:val="%5."/>
      <w:lvlJc w:val="left"/>
      <w:pPr>
        <w:ind w:left="3600" w:hanging="360"/>
      </w:pPr>
    </w:lvl>
    <w:lvl w:ilvl="5" w:tplc="F3F46432">
      <w:start w:val="1"/>
      <w:numFmt w:val="lowerRoman"/>
      <w:lvlText w:val="%6."/>
      <w:lvlJc w:val="right"/>
      <w:pPr>
        <w:ind w:left="4320" w:hanging="180"/>
      </w:pPr>
    </w:lvl>
    <w:lvl w:ilvl="6" w:tplc="40A2EB74">
      <w:start w:val="1"/>
      <w:numFmt w:val="decimal"/>
      <w:lvlText w:val="%7."/>
      <w:lvlJc w:val="left"/>
      <w:pPr>
        <w:ind w:left="5040" w:hanging="360"/>
      </w:pPr>
    </w:lvl>
    <w:lvl w:ilvl="7" w:tplc="6B20079C">
      <w:start w:val="1"/>
      <w:numFmt w:val="lowerLetter"/>
      <w:lvlText w:val="%8."/>
      <w:lvlJc w:val="left"/>
      <w:pPr>
        <w:ind w:left="5760" w:hanging="360"/>
      </w:pPr>
    </w:lvl>
    <w:lvl w:ilvl="8" w:tplc="5F222DCE">
      <w:start w:val="1"/>
      <w:numFmt w:val="lowerRoman"/>
      <w:lvlText w:val="%9."/>
      <w:lvlJc w:val="right"/>
      <w:pPr>
        <w:ind w:left="6480" w:hanging="180"/>
      </w:pPr>
    </w:lvl>
  </w:abstractNum>
  <w:abstractNum w:abstractNumId="8" w15:restartNumberingAfterBreak="0">
    <w:nsid w:val="51754A1E"/>
    <w:multiLevelType w:val="hybridMultilevel"/>
    <w:tmpl w:val="5CFEF168"/>
    <w:lvl w:ilvl="0" w:tplc="B436E992">
      <w:start w:val="1"/>
      <w:numFmt w:val="decimal"/>
      <w:lvlText w:val="%1."/>
      <w:lvlJc w:val="left"/>
      <w:pPr>
        <w:ind w:left="720" w:hanging="360"/>
      </w:pPr>
    </w:lvl>
    <w:lvl w:ilvl="1" w:tplc="36A251F0">
      <w:start w:val="1"/>
      <w:numFmt w:val="lowerLetter"/>
      <w:lvlText w:val="%2."/>
      <w:lvlJc w:val="left"/>
      <w:pPr>
        <w:ind w:left="1440" w:hanging="360"/>
      </w:pPr>
    </w:lvl>
    <w:lvl w:ilvl="2" w:tplc="F0466014">
      <w:start w:val="1"/>
      <w:numFmt w:val="lowerRoman"/>
      <w:lvlText w:val="%3."/>
      <w:lvlJc w:val="right"/>
      <w:pPr>
        <w:ind w:left="2160" w:hanging="180"/>
      </w:pPr>
    </w:lvl>
    <w:lvl w:ilvl="3" w:tplc="45D208B8">
      <w:start w:val="1"/>
      <w:numFmt w:val="decimal"/>
      <w:lvlText w:val="%4."/>
      <w:lvlJc w:val="left"/>
      <w:pPr>
        <w:ind w:left="2880" w:hanging="360"/>
      </w:pPr>
    </w:lvl>
    <w:lvl w:ilvl="4" w:tplc="B7DE7390">
      <w:start w:val="1"/>
      <w:numFmt w:val="lowerLetter"/>
      <w:lvlText w:val="%5."/>
      <w:lvlJc w:val="left"/>
      <w:pPr>
        <w:ind w:left="3600" w:hanging="360"/>
      </w:pPr>
    </w:lvl>
    <w:lvl w:ilvl="5" w:tplc="E2045C52">
      <w:start w:val="1"/>
      <w:numFmt w:val="lowerRoman"/>
      <w:lvlText w:val="%6."/>
      <w:lvlJc w:val="right"/>
      <w:pPr>
        <w:ind w:left="4320" w:hanging="180"/>
      </w:pPr>
    </w:lvl>
    <w:lvl w:ilvl="6" w:tplc="46FC932C">
      <w:start w:val="1"/>
      <w:numFmt w:val="decimal"/>
      <w:lvlText w:val="%7."/>
      <w:lvlJc w:val="left"/>
      <w:pPr>
        <w:ind w:left="5040" w:hanging="360"/>
      </w:pPr>
    </w:lvl>
    <w:lvl w:ilvl="7" w:tplc="AA54E180">
      <w:start w:val="1"/>
      <w:numFmt w:val="lowerLetter"/>
      <w:lvlText w:val="%8."/>
      <w:lvlJc w:val="left"/>
      <w:pPr>
        <w:ind w:left="5760" w:hanging="360"/>
      </w:pPr>
    </w:lvl>
    <w:lvl w:ilvl="8" w:tplc="93A49754">
      <w:start w:val="1"/>
      <w:numFmt w:val="lowerRoman"/>
      <w:lvlText w:val="%9."/>
      <w:lvlJc w:val="right"/>
      <w:pPr>
        <w:ind w:left="6480" w:hanging="180"/>
      </w:pPr>
    </w:lvl>
  </w:abstractNum>
  <w:abstractNum w:abstractNumId="9" w15:restartNumberingAfterBreak="0">
    <w:nsid w:val="56571296"/>
    <w:multiLevelType w:val="multilevel"/>
    <w:tmpl w:val="2ADEEF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10" w15:restartNumberingAfterBreak="0">
    <w:nsid w:val="59597416"/>
    <w:multiLevelType w:val="hybridMultilevel"/>
    <w:tmpl w:val="630E7512"/>
    <w:lvl w:ilvl="0" w:tplc="BA62F254">
      <w:start w:val="1"/>
      <w:numFmt w:val="decimal"/>
      <w:lvlText w:val="%1."/>
      <w:lvlJc w:val="left"/>
      <w:pPr>
        <w:ind w:left="720" w:hanging="360"/>
      </w:pPr>
    </w:lvl>
    <w:lvl w:ilvl="1" w:tplc="4210BC88">
      <w:start w:val="1"/>
      <w:numFmt w:val="lowerLetter"/>
      <w:lvlText w:val="%2."/>
      <w:lvlJc w:val="left"/>
      <w:pPr>
        <w:ind w:left="1440" w:hanging="360"/>
      </w:pPr>
    </w:lvl>
    <w:lvl w:ilvl="2" w:tplc="4970BB68">
      <w:start w:val="1"/>
      <w:numFmt w:val="lowerRoman"/>
      <w:lvlText w:val="%3."/>
      <w:lvlJc w:val="right"/>
      <w:pPr>
        <w:ind w:left="2160" w:hanging="180"/>
      </w:pPr>
    </w:lvl>
    <w:lvl w:ilvl="3" w:tplc="01E87668">
      <w:start w:val="1"/>
      <w:numFmt w:val="decimal"/>
      <w:lvlText w:val="%4."/>
      <w:lvlJc w:val="left"/>
      <w:pPr>
        <w:ind w:left="2880" w:hanging="360"/>
      </w:pPr>
    </w:lvl>
    <w:lvl w:ilvl="4" w:tplc="0B0A0170">
      <w:start w:val="1"/>
      <w:numFmt w:val="lowerLetter"/>
      <w:lvlText w:val="%5."/>
      <w:lvlJc w:val="left"/>
      <w:pPr>
        <w:ind w:left="3600" w:hanging="360"/>
      </w:pPr>
    </w:lvl>
    <w:lvl w:ilvl="5" w:tplc="883CE22A">
      <w:start w:val="1"/>
      <w:numFmt w:val="lowerRoman"/>
      <w:lvlText w:val="%6."/>
      <w:lvlJc w:val="right"/>
      <w:pPr>
        <w:ind w:left="4320" w:hanging="180"/>
      </w:pPr>
    </w:lvl>
    <w:lvl w:ilvl="6" w:tplc="EF5888F6">
      <w:start w:val="1"/>
      <w:numFmt w:val="decimal"/>
      <w:lvlText w:val="%7."/>
      <w:lvlJc w:val="left"/>
      <w:pPr>
        <w:ind w:left="5040" w:hanging="360"/>
      </w:pPr>
    </w:lvl>
    <w:lvl w:ilvl="7" w:tplc="DAAA509A">
      <w:start w:val="1"/>
      <w:numFmt w:val="lowerLetter"/>
      <w:lvlText w:val="%8."/>
      <w:lvlJc w:val="left"/>
      <w:pPr>
        <w:ind w:left="5760" w:hanging="360"/>
      </w:pPr>
    </w:lvl>
    <w:lvl w:ilvl="8" w:tplc="7654006E">
      <w:start w:val="1"/>
      <w:numFmt w:val="lowerRoman"/>
      <w:lvlText w:val="%9."/>
      <w:lvlJc w:val="right"/>
      <w:pPr>
        <w:ind w:left="6480" w:hanging="180"/>
      </w:pPr>
    </w:lvl>
  </w:abstractNum>
  <w:abstractNum w:abstractNumId="11" w15:restartNumberingAfterBreak="0">
    <w:nsid w:val="62A23934"/>
    <w:multiLevelType w:val="multilevel"/>
    <w:tmpl w:val="7018C2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7D23474"/>
    <w:multiLevelType w:val="multilevel"/>
    <w:tmpl w:val="EB722556"/>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3" w15:restartNumberingAfterBreak="0">
    <w:nsid w:val="686E14CE"/>
    <w:multiLevelType w:val="multilevel"/>
    <w:tmpl w:val="AEC077A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6C4348"/>
    <w:multiLevelType w:val="hybridMultilevel"/>
    <w:tmpl w:val="CCD45DE4"/>
    <w:lvl w:ilvl="0" w:tplc="13B8C1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414E65"/>
    <w:multiLevelType w:val="hybridMultilevel"/>
    <w:tmpl w:val="5680FBBE"/>
    <w:lvl w:ilvl="0" w:tplc="300A3BE0">
      <w:start w:val="1"/>
      <w:numFmt w:val="bullet"/>
      <w:lvlText w:val="-"/>
      <w:lvlJc w:val="left"/>
      <w:pPr>
        <w:ind w:left="720" w:hanging="360"/>
      </w:pPr>
      <w:rPr>
        <w:rFonts w:ascii="Symbol" w:hAnsi="Symbol" w:hint="default"/>
      </w:rPr>
    </w:lvl>
    <w:lvl w:ilvl="1" w:tplc="4DD076D4">
      <w:start w:val="1"/>
      <w:numFmt w:val="bullet"/>
      <w:lvlText w:val="o"/>
      <w:lvlJc w:val="left"/>
      <w:pPr>
        <w:ind w:left="1440" w:hanging="360"/>
      </w:pPr>
      <w:rPr>
        <w:rFonts w:ascii="Courier New" w:hAnsi="Courier New" w:hint="default"/>
      </w:rPr>
    </w:lvl>
    <w:lvl w:ilvl="2" w:tplc="16F88530">
      <w:start w:val="1"/>
      <w:numFmt w:val="bullet"/>
      <w:lvlText w:val=""/>
      <w:lvlJc w:val="left"/>
      <w:pPr>
        <w:ind w:left="2160" w:hanging="360"/>
      </w:pPr>
      <w:rPr>
        <w:rFonts w:ascii="Wingdings" w:hAnsi="Wingdings" w:hint="default"/>
      </w:rPr>
    </w:lvl>
    <w:lvl w:ilvl="3" w:tplc="11344EA6">
      <w:start w:val="1"/>
      <w:numFmt w:val="bullet"/>
      <w:lvlText w:val=""/>
      <w:lvlJc w:val="left"/>
      <w:pPr>
        <w:ind w:left="2880" w:hanging="360"/>
      </w:pPr>
      <w:rPr>
        <w:rFonts w:ascii="Symbol" w:hAnsi="Symbol" w:hint="default"/>
      </w:rPr>
    </w:lvl>
    <w:lvl w:ilvl="4" w:tplc="8D92ACAE">
      <w:start w:val="1"/>
      <w:numFmt w:val="bullet"/>
      <w:lvlText w:val="o"/>
      <w:lvlJc w:val="left"/>
      <w:pPr>
        <w:ind w:left="3600" w:hanging="360"/>
      </w:pPr>
      <w:rPr>
        <w:rFonts w:ascii="Courier New" w:hAnsi="Courier New" w:hint="default"/>
      </w:rPr>
    </w:lvl>
    <w:lvl w:ilvl="5" w:tplc="29807EE2">
      <w:start w:val="1"/>
      <w:numFmt w:val="bullet"/>
      <w:lvlText w:val=""/>
      <w:lvlJc w:val="left"/>
      <w:pPr>
        <w:ind w:left="4320" w:hanging="360"/>
      </w:pPr>
      <w:rPr>
        <w:rFonts w:ascii="Wingdings" w:hAnsi="Wingdings" w:hint="default"/>
      </w:rPr>
    </w:lvl>
    <w:lvl w:ilvl="6" w:tplc="0A2CA94A">
      <w:start w:val="1"/>
      <w:numFmt w:val="bullet"/>
      <w:lvlText w:val=""/>
      <w:lvlJc w:val="left"/>
      <w:pPr>
        <w:ind w:left="5040" w:hanging="360"/>
      </w:pPr>
      <w:rPr>
        <w:rFonts w:ascii="Symbol" w:hAnsi="Symbol" w:hint="default"/>
      </w:rPr>
    </w:lvl>
    <w:lvl w:ilvl="7" w:tplc="F266E9BA">
      <w:start w:val="1"/>
      <w:numFmt w:val="bullet"/>
      <w:lvlText w:val="o"/>
      <w:lvlJc w:val="left"/>
      <w:pPr>
        <w:ind w:left="5760" w:hanging="360"/>
      </w:pPr>
      <w:rPr>
        <w:rFonts w:ascii="Courier New" w:hAnsi="Courier New" w:hint="default"/>
      </w:rPr>
    </w:lvl>
    <w:lvl w:ilvl="8" w:tplc="4202BF16">
      <w:start w:val="1"/>
      <w:numFmt w:val="bullet"/>
      <w:lvlText w:val=""/>
      <w:lvlJc w:val="left"/>
      <w:pPr>
        <w:ind w:left="6480" w:hanging="360"/>
      </w:pPr>
      <w:rPr>
        <w:rFonts w:ascii="Wingdings" w:hAnsi="Wingdings" w:hint="default"/>
      </w:rPr>
    </w:lvl>
  </w:abstractNum>
  <w:abstractNum w:abstractNumId="16" w15:restartNumberingAfterBreak="0">
    <w:nsid w:val="75700BA0"/>
    <w:multiLevelType w:val="hybridMultilevel"/>
    <w:tmpl w:val="46F6A90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6"/>
  </w:num>
  <w:num w:numId="3">
    <w:abstractNumId w:val="12"/>
  </w:num>
  <w:num w:numId="4">
    <w:abstractNumId w:val="7"/>
  </w:num>
  <w:num w:numId="5">
    <w:abstractNumId w:val="5"/>
  </w:num>
  <w:num w:numId="6">
    <w:abstractNumId w:val="4"/>
  </w:num>
  <w:num w:numId="7">
    <w:abstractNumId w:val="8"/>
  </w:num>
  <w:num w:numId="8">
    <w:abstractNumId w:val="1"/>
  </w:num>
  <w:num w:numId="9">
    <w:abstractNumId w:val="3"/>
  </w:num>
  <w:num w:numId="10">
    <w:abstractNumId w:val="10"/>
  </w:num>
  <w:num w:numId="11">
    <w:abstractNumId w:val="15"/>
  </w:num>
  <w:num w:numId="12">
    <w:abstractNumId w:val="2"/>
  </w:num>
  <w:num w:numId="13">
    <w:abstractNumId w:val="13"/>
  </w:num>
  <w:num w:numId="14">
    <w:abstractNumId w:val="11"/>
  </w:num>
  <w:num w:numId="15">
    <w:abstractNumId w:val="9"/>
  </w:num>
  <w:num w:numId="16">
    <w:abstractNumId w:val="14"/>
  </w:num>
  <w:num w:numId="1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al Kelem">
    <w15:presenceInfo w15:providerId="AD" w15:userId="S-1-5-21-678164030-1266549120-1799976744-1635"/>
  </w15:person>
  <w15:person w15:author="Rachel Mendel">
    <w15:presenceInfo w15:providerId="AD" w15:userId="S::rachel.mendel@sayiqan.com::6e81d975-abe6-4967-b48f-c7ec5ef691cd"/>
  </w15:person>
  <w15:person w15:author="Hana Galperin">
    <w15:presenceInfo w15:providerId="AD" w15:userId="S::hana.galperin@sayiqan.com::2ef02426-db42-4181-9fab-0b24c9d3e82b"/>
  </w15:person>
  <w15:person w15:author="Moran Levanoni">
    <w15:presenceInfo w15:providerId="AD" w15:userId="S::moran.levanoni@sayiqan.com::3f6461f6-77fa-43fa-ba09-fae06af77f41"/>
  </w15:person>
  <w15:person w15:author="רמי פוזיס">
    <w15:presenceInfo w15:providerId="AD" w15:userId="S-1-5-21-4273282901-2272523409-410231486-500"/>
  </w15:person>
  <w15:person w15:author="Guest User">
    <w15:presenceInfo w15:providerId="AD" w15:userId="S::urn:spo:anon#057c02f549171aa62dee3ec382cd9e1499f5a5a56ade7f1de479e99a452f2a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8DF"/>
    <w:rsid w:val="00023AF4"/>
    <w:rsid w:val="00026028"/>
    <w:rsid w:val="00086BF2"/>
    <w:rsid w:val="000C07A2"/>
    <w:rsid w:val="000F5443"/>
    <w:rsid w:val="001208EE"/>
    <w:rsid w:val="00133D67"/>
    <w:rsid w:val="001729D1"/>
    <w:rsid w:val="00183292"/>
    <w:rsid w:val="001902D1"/>
    <w:rsid w:val="0019447E"/>
    <w:rsid w:val="001A58B6"/>
    <w:rsid w:val="001B1FB8"/>
    <w:rsid w:val="001E1401"/>
    <w:rsid w:val="001F0B28"/>
    <w:rsid w:val="00207819"/>
    <w:rsid w:val="002277C2"/>
    <w:rsid w:val="00236263"/>
    <w:rsid w:val="00260DC5"/>
    <w:rsid w:val="002E49CD"/>
    <w:rsid w:val="002F6845"/>
    <w:rsid w:val="00305404"/>
    <w:rsid w:val="0035384F"/>
    <w:rsid w:val="0036267C"/>
    <w:rsid w:val="003632B0"/>
    <w:rsid w:val="00363548"/>
    <w:rsid w:val="00391808"/>
    <w:rsid w:val="003C58DF"/>
    <w:rsid w:val="00406A14"/>
    <w:rsid w:val="00467919"/>
    <w:rsid w:val="004A55B6"/>
    <w:rsid w:val="004D48C5"/>
    <w:rsid w:val="00506EB5"/>
    <w:rsid w:val="00520DE3"/>
    <w:rsid w:val="00530D3C"/>
    <w:rsid w:val="00567F86"/>
    <w:rsid w:val="005A15D2"/>
    <w:rsid w:val="005E093B"/>
    <w:rsid w:val="00606428"/>
    <w:rsid w:val="0062724C"/>
    <w:rsid w:val="00644BC3"/>
    <w:rsid w:val="00652D9B"/>
    <w:rsid w:val="00666CD0"/>
    <w:rsid w:val="00675492"/>
    <w:rsid w:val="00676B2B"/>
    <w:rsid w:val="006C77BE"/>
    <w:rsid w:val="007244BE"/>
    <w:rsid w:val="00751829"/>
    <w:rsid w:val="00757B46"/>
    <w:rsid w:val="00791AC9"/>
    <w:rsid w:val="0079592C"/>
    <w:rsid w:val="007A0164"/>
    <w:rsid w:val="007F1B3E"/>
    <w:rsid w:val="00812B25"/>
    <w:rsid w:val="00850690"/>
    <w:rsid w:val="00874473"/>
    <w:rsid w:val="00896821"/>
    <w:rsid w:val="008B311A"/>
    <w:rsid w:val="00902837"/>
    <w:rsid w:val="00923A35"/>
    <w:rsid w:val="00927168"/>
    <w:rsid w:val="00937D85"/>
    <w:rsid w:val="009717A9"/>
    <w:rsid w:val="0097674A"/>
    <w:rsid w:val="00A361D7"/>
    <w:rsid w:val="00A40C16"/>
    <w:rsid w:val="00AE0C0C"/>
    <w:rsid w:val="00B156DE"/>
    <w:rsid w:val="00B27F74"/>
    <w:rsid w:val="00BB55AC"/>
    <w:rsid w:val="00BF4C0D"/>
    <w:rsid w:val="00BF69F9"/>
    <w:rsid w:val="00C22E15"/>
    <w:rsid w:val="00C27C8C"/>
    <w:rsid w:val="00C6062D"/>
    <w:rsid w:val="00CF685A"/>
    <w:rsid w:val="00D03717"/>
    <w:rsid w:val="00D231A3"/>
    <w:rsid w:val="00D42AA5"/>
    <w:rsid w:val="00D56883"/>
    <w:rsid w:val="00DB0257"/>
    <w:rsid w:val="00DC403B"/>
    <w:rsid w:val="00DC52C4"/>
    <w:rsid w:val="00E10137"/>
    <w:rsid w:val="00E858B9"/>
    <w:rsid w:val="00E94611"/>
    <w:rsid w:val="00EA07C7"/>
    <w:rsid w:val="00EE5715"/>
    <w:rsid w:val="00EF3056"/>
    <w:rsid w:val="00F5160B"/>
    <w:rsid w:val="00FC7BFB"/>
    <w:rsid w:val="0FC05E03"/>
    <w:rsid w:val="1918D456"/>
    <w:rsid w:val="1FB22BB2"/>
    <w:rsid w:val="2152DB75"/>
    <w:rsid w:val="30F0005D"/>
    <w:rsid w:val="3E03D314"/>
    <w:rsid w:val="44B779EB"/>
    <w:rsid w:val="4B2AB0A7"/>
    <w:rsid w:val="52827552"/>
    <w:rsid w:val="55E2C627"/>
    <w:rsid w:val="5EDA2AEC"/>
    <w:rsid w:val="647C80DC"/>
    <w:rsid w:val="67FAB41B"/>
    <w:rsid w:val="6900C4E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D5C0"/>
  <w15:docId w15:val="{D755A5E6-22B2-471F-908C-5B3CF3A6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ja-JP"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36263"/>
    <w:pPr>
      <w:spacing w:after="160" w:line="259" w:lineRule="auto"/>
      <w:ind w:left="720"/>
      <w:contextualSpacing/>
    </w:pPr>
    <w:rPr>
      <w:rFonts w:asciiTheme="minorHAnsi" w:eastAsiaTheme="minorHAnsi" w:hAnsiTheme="minorHAnsi" w:cstheme="minorBidi"/>
      <w:lang w:val="en-US" w:eastAsia="en-US"/>
    </w:rPr>
  </w:style>
  <w:style w:type="character" w:styleId="CommentReference">
    <w:name w:val="annotation reference"/>
    <w:basedOn w:val="DefaultParagraphFont"/>
    <w:uiPriority w:val="99"/>
    <w:semiHidden/>
    <w:unhideWhenUsed/>
    <w:rsid w:val="00236263"/>
    <w:rPr>
      <w:sz w:val="16"/>
      <w:szCs w:val="16"/>
    </w:rPr>
  </w:style>
  <w:style w:type="paragraph" w:styleId="CommentText">
    <w:name w:val="annotation text"/>
    <w:basedOn w:val="Normal"/>
    <w:link w:val="CommentTextChar"/>
    <w:uiPriority w:val="99"/>
    <w:unhideWhenUsed/>
    <w:rsid w:val="00236263"/>
    <w:pPr>
      <w:spacing w:after="160" w:line="240" w:lineRule="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236263"/>
    <w:rPr>
      <w:rFonts w:asciiTheme="minorHAnsi" w:eastAsiaTheme="minorHAnsi" w:hAnsiTheme="minorHAnsi" w:cstheme="minorBidi"/>
      <w:sz w:val="20"/>
      <w:szCs w:val="20"/>
      <w:lang w:val="en-US" w:eastAsia="en-US"/>
    </w:rPr>
  </w:style>
  <w:style w:type="table" w:styleId="TableGrid">
    <w:name w:val="Table Grid"/>
    <w:basedOn w:val="TableNormal"/>
    <w:rsid w:val="00023AF4"/>
    <w:pPr>
      <w:spacing w:line="240" w:lineRule="auto"/>
    </w:pPr>
    <w:rPr>
      <w:rFonts w:ascii="Times New Roman" w:eastAsia="Times New Roman" w:hAnsi="Times New Roma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E94611"/>
    <w:pPr>
      <w:autoSpaceDE w:val="0"/>
      <w:autoSpaceDN w:val="0"/>
      <w:adjustRightInd w:val="0"/>
      <w:spacing w:line="240" w:lineRule="auto"/>
    </w:pPr>
    <w:rPr>
      <w:rFonts w:ascii="Times New Roman" w:hAnsi="Times New Roman" w:cs="Times New Roman"/>
      <w:color w:val="000000"/>
      <w:sz w:val="24"/>
      <w:szCs w:val="24"/>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BalloonText">
    <w:name w:val="Balloon Text"/>
    <w:basedOn w:val="Normal"/>
    <w:link w:val="BalloonTextChar"/>
    <w:uiPriority w:val="99"/>
    <w:semiHidden/>
    <w:unhideWhenUsed/>
    <w:rsid w:val="00652D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D9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858B9"/>
    <w:pPr>
      <w:spacing w:after="0"/>
    </w:pPr>
    <w:rPr>
      <w:rFonts w:ascii="Arial" w:eastAsia="Arial" w:hAnsi="Arial" w:cs="Arial"/>
      <w:b/>
      <w:bCs/>
      <w:lang w:val="en" w:eastAsia="ja-JP"/>
    </w:rPr>
  </w:style>
  <w:style w:type="character" w:customStyle="1" w:styleId="CommentSubjectChar">
    <w:name w:val="Comment Subject Char"/>
    <w:basedOn w:val="CommentTextChar"/>
    <w:link w:val="CommentSubject"/>
    <w:uiPriority w:val="99"/>
    <w:semiHidden/>
    <w:rsid w:val="00E858B9"/>
    <w:rPr>
      <w:rFonts w:asciiTheme="minorHAnsi" w:eastAsiaTheme="minorHAnsi" w:hAnsiTheme="minorHAnsi" w:cstheme="minorBidi"/>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libguides.geneseo.edu/business/fake-news-business-consequences" TargetMode="External"/><Relationship Id="rId26" Type="http://schemas.openxmlformats.org/officeDocument/2006/relationships/footer" Target="footer5.xml"/><Relationship Id="rId39"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image" Target="media/image1.png"/><Relationship Id="rId34" Type="http://schemas.openxmlformats.org/officeDocument/2006/relationships/header" Target="header9.xml"/><Relationship Id="rId42" Type="http://schemas.openxmlformats.org/officeDocument/2006/relationships/header" Target="header13.xml"/><Relationship Id="rId47" Type="http://schemas.microsoft.com/office/2011/relationships/people" Target="people.xml"/><Relationship Id="rId50" Type="http://schemas.microsoft.com/office/2016/09/relationships/commentsIds" Target="commentsIds.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s://euc-word-edit.officeapps.live.com/we/wordeditorframe.aspx?ui=en%2DUS&amp;rs=en%2DUS&amp;wopisrc=https%3A%2F%2Fsayiqan-my.sharepoint.com%2Fpersonal%2Frachel_mendel_sayiqan_com%2F_vti_bin%2Fwopi.ashx%2Ffiles%2F545c0ed4c0ab49db96f4bca9b2618e05&amp;wdlor=c2F386565-2EC3-45A7-B0B0-6DC8E5462E55&amp;wdenableroaming=1&amp;mscc=1&amp;wdodb=1&amp;hid=02DE360D-A25B-4C54-87DA-A0F776CCCA50&amp;wdorigin=Outlook-Body&amp;wdhostclicktime=1649060759377&amp;jsapi=1&amp;jsapiver=v1&amp;newsession=1&amp;corrid=1cbb60b8-5e39-4995-9f6a-f47cb4f94363&amp;usid=1cbb60b8-5e39-4995-9f6a-f47cb4f94363&amp;sftc=1&amp;mtf=1&amp;sfp=1&amp;instantedit=1&amp;wopicomplete=1&amp;wdredirectionreason=Unified_SingleFlush&amp;rct=Medium&amp;ctp=LeastProtected" TargetMode="External"/><Relationship Id="rId25" Type="http://schemas.openxmlformats.org/officeDocument/2006/relationships/header" Target="header5.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fontTable" Target="fontTable.xml"/><Relationship Id="R5e51264e5b39469c"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hyperlink" Target="https://euc-word-edit.officeapps.live.com/we/wordeditorframe.aspx?ui=en%2DUS&amp;rs=en%2DUS&amp;wopisrc=https%3A%2F%2Fsayiqan-my.sharepoint.com%2Fpersonal%2Frachel_mendel_sayiqan_com%2F_vti_bin%2Fwopi.ashx%2Ffiles%2F545c0ed4c0ab49db96f4bca9b2618e05&amp;wdlor=c2F386565-2EC3-45A7-B0B0-6DC8E5462E55&amp;wdenableroaming=1&amp;mscc=1&amp;wdodb=1&amp;hid=02DE360D-A25B-4C54-87DA-A0F776CCCA50&amp;wdorigin=Outlook-Body&amp;wdhostclicktime=1649060759377&amp;jsapi=1&amp;jsapiver=v1&amp;newsession=1&amp;corrid=1cbb60b8-5e39-4995-9f6a-f47cb4f94363&amp;usid=1cbb60b8-5e39-4995-9f6a-f47cb4f94363&amp;sftc=1&amp;mtf=1&amp;sfp=1&amp;instantedit=1&amp;wopicomplete=1&amp;wdredirectionreason=Unified_SingleFlush&amp;rct=Medium&amp;ctp=LeastProtected" TargetMode="External"/><Relationship Id="rId20" Type="http://schemas.openxmlformats.org/officeDocument/2006/relationships/footer" Target="footer3.xml"/><Relationship Id="rId29" Type="http://schemas.openxmlformats.org/officeDocument/2006/relationships/footer" Target="footer6.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header" Target="header8.xml"/><Relationship Id="rId37" Type="http://schemas.openxmlformats.org/officeDocument/2006/relationships/footer" Target="footer10.xml"/><Relationship Id="rId40" Type="http://schemas.openxmlformats.org/officeDocument/2006/relationships/header" Target="header12.xml"/><Relationship Id="rId45" Type="http://schemas.openxmlformats.org/officeDocument/2006/relationships/footer" Target="footer14.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header" Target="header10.xml"/><Relationship Id="rId49" Type="http://schemas.microsoft.com/office/2018/08/relationships/commentsExtensible" Target="commentsExtensible.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footer" Target="footer7.xml"/><Relationship Id="rId44" Type="http://schemas.openxmlformats.org/officeDocument/2006/relationships/header" Target="header1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footer" Target="footer13.xml"/><Relationship Id="rId48"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E12934CEC8FC4BBCD719992C92B664" ma:contentTypeVersion="2" ma:contentTypeDescription="Create a new document." ma:contentTypeScope="" ma:versionID="8d1642938fe9aed07566eeeb02307d6e">
  <xsd:schema xmlns:xsd="http://www.w3.org/2001/XMLSchema" xmlns:xs="http://www.w3.org/2001/XMLSchema" xmlns:p="http://schemas.microsoft.com/office/2006/metadata/properties" xmlns:ns3="dbb9c0f8-e72f-4430-a5e7-5958bd9d458f" targetNamespace="http://schemas.microsoft.com/office/2006/metadata/properties" ma:root="true" ma:fieldsID="066b994a93cf25bd99b9d79aa47bf204" ns3:_="">
    <xsd:import namespace="dbb9c0f8-e72f-4430-a5e7-5958bd9d458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9c0f8-e72f-4430-a5e7-5958bd9d45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B3493D-31B2-4637-8AA6-8A7001724353}">
  <ds:schemaRefs>
    <ds:schemaRef ds:uri="http://schemas.microsoft.com/sharepoint/v3/contenttype/forms"/>
  </ds:schemaRefs>
</ds:datastoreItem>
</file>

<file path=customXml/itemProps2.xml><?xml version="1.0" encoding="utf-8"?>
<ds:datastoreItem xmlns:ds="http://schemas.openxmlformats.org/officeDocument/2006/customXml" ds:itemID="{76328A0B-34DE-424A-B9CB-833CC57749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7F7B4F-082E-4F2B-BEFA-37308C1B9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9c0f8-e72f-4430-a5e7-5958bd9d4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57</Pages>
  <Words>16346</Words>
  <Characters>93177</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Kelem</dc:creator>
  <cp:keywords/>
  <cp:lastModifiedBy>Tal Kelem</cp:lastModifiedBy>
  <cp:revision>12</cp:revision>
  <dcterms:created xsi:type="dcterms:W3CDTF">2022-04-09T08:25:00Z</dcterms:created>
  <dcterms:modified xsi:type="dcterms:W3CDTF">2022-04-09T22:05:00Z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0x010100ABE12934CEC8FC4BBCD719992C92B664</vt:lpwstr>
  </property>
</Properties>
</file>